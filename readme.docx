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7D339" w14:textId="77777777" w:rsidR="00B365A5" w:rsidRPr="00B365A5" w:rsidRDefault="00B365A5" w:rsidP="00B365A5">
      <w:pPr>
        <w:shd w:val="clear" w:color="auto" w:fill="FFFFFF"/>
        <w:spacing w:after="150" w:line="240" w:lineRule="auto"/>
        <w:outlineLvl w:val="2"/>
        <w:rPr>
          <w:rFonts w:ascii="Helvetica" w:eastAsia="Times New Roman" w:hAnsi="Helvetica" w:cs="Times New Roman"/>
          <w:b/>
          <w:bCs/>
          <w:color w:val="000000"/>
          <w:kern w:val="0"/>
          <w14:ligatures w14:val="none"/>
        </w:rPr>
      </w:pPr>
      <w:r w:rsidRPr="00B365A5">
        <w:rPr>
          <w:rFonts w:ascii="Helvetica" w:eastAsia="Times New Roman" w:hAnsi="Helvetica" w:cs="Times New Roman"/>
          <w:b/>
          <w:bCs/>
          <w:color w:val="000000"/>
          <w:kern w:val="0"/>
          <w14:ligatures w14:val="none"/>
        </w:rPr>
        <w:t>“Glutamatergic signaling shapes brain organization for mathematical and reading abilities in children: a cross-cohort neurotransmitter mapping study.” © 2025 by The Board of Trustees of the Leland Stanford Junior University is licensed under </w:t>
      </w:r>
      <w:hyperlink r:id="rId5" w:history="1">
        <w:r w:rsidRPr="00B365A5">
          <w:rPr>
            <w:rFonts w:ascii="Helvetica" w:eastAsia="Times New Roman" w:hAnsi="Helvetica" w:cs="Times New Roman"/>
            <w:b/>
            <w:bCs/>
            <w:color w:val="4183C4"/>
            <w:kern w:val="0"/>
            <w:u w:val="single"/>
            <w14:ligatures w14:val="none"/>
          </w:rPr>
          <w:t>CC BY-NC 4.0</w:t>
        </w:r>
      </w:hyperlink>
    </w:p>
    <w:p w14:paraId="79EF32E1" w14:textId="77777777" w:rsidR="00B365A5" w:rsidRPr="00B365A5" w:rsidRDefault="00B365A5" w:rsidP="00B365A5">
      <w:pPr>
        <w:shd w:val="clear" w:color="auto" w:fill="FFFFFF"/>
        <w:spacing w:before="300" w:after="150" w:line="240" w:lineRule="auto"/>
        <w:outlineLvl w:val="2"/>
        <w:rPr>
          <w:rFonts w:ascii="Helvetica" w:eastAsia="Times New Roman" w:hAnsi="Helvetica" w:cs="Times New Roman"/>
          <w:b/>
          <w:bCs/>
          <w:color w:val="000000"/>
          <w:kern w:val="0"/>
          <w14:ligatures w14:val="none"/>
        </w:rPr>
      </w:pPr>
      <w:r w:rsidRPr="00B365A5">
        <w:rPr>
          <w:rFonts w:ascii="Helvetica" w:eastAsia="Times New Roman" w:hAnsi="Helvetica" w:cs="Times New Roman"/>
          <w:b/>
          <w:bCs/>
          <w:color w:val="000000"/>
          <w:kern w:val="0"/>
          <w14:ligatures w14:val="none"/>
        </w:rPr>
        <w:t>Contact the Stanford Office of Technology Licensing (otl.stanford.edu) for commercial license inquiries</w:t>
      </w:r>
    </w:p>
    <w:p w14:paraId="41E6FE20" w14:textId="5609D0A3" w:rsidR="005174E5" w:rsidRDefault="001D01FB" w:rsidP="00B365A5">
      <w:pPr>
        <w:pBdr>
          <w:bottom w:val="single" w:sz="6" w:space="0" w:color="CCCCCC"/>
        </w:pBdr>
        <w:shd w:val="clear" w:color="auto" w:fill="FFFFFF"/>
        <w:spacing w:before="300" w:after="150" w:line="240" w:lineRule="auto"/>
        <w:outlineLvl w:val="1"/>
        <w:rPr>
          <w:rFonts w:ascii="Helvetica" w:eastAsia="Times New Roman" w:hAnsi="Helvetica" w:cs="Times New Roman"/>
          <w:b/>
          <w:bCs/>
          <w:color w:val="000000"/>
          <w:kern w:val="0"/>
          <w14:ligatures w14:val="none"/>
        </w:rPr>
      </w:pPr>
      <w:r>
        <w:rPr>
          <w:rFonts w:ascii="Helvetica" w:eastAsia="Times New Roman" w:hAnsi="Helvetica" w:cs="Times New Roman"/>
          <w:b/>
          <w:bCs/>
          <w:color w:val="000000"/>
          <w:kern w:val="0"/>
          <w14:ligatures w14:val="none"/>
        </w:rPr>
        <w:t>Study overview</w:t>
      </w:r>
    </w:p>
    <w:p w14:paraId="645FA4C3" w14:textId="1E48C333" w:rsidR="00EC361E" w:rsidRDefault="0000700F" w:rsidP="00EC361E">
      <w:r w:rsidRPr="002B7D5D">
        <w:t xml:space="preserve">Proficiency in mathematics and reading is essential for cognitive functioning and predicts professional success, yet the molecular </w:t>
      </w:r>
      <w:r>
        <w:rPr>
          <w:rFonts w:hint="eastAsia"/>
        </w:rPr>
        <w:t>bases</w:t>
      </w:r>
      <w:r w:rsidRPr="002B7D5D">
        <w:t xml:space="preserve"> </w:t>
      </w:r>
      <w:r>
        <w:rPr>
          <w:rFonts w:hint="eastAsia"/>
        </w:rPr>
        <w:t>of</w:t>
      </w:r>
      <w:r w:rsidRPr="002B7D5D">
        <w:t xml:space="preserve"> individual differences in these abilities remain poorly understood. </w:t>
      </w:r>
      <w:r w:rsidR="00EC361E" w:rsidRPr="001D3906">
        <w:t>In the present study, we address th</w:t>
      </w:r>
      <w:r w:rsidR="00441512">
        <w:t>is</w:t>
      </w:r>
      <w:r w:rsidR="00EC361E" w:rsidRPr="001D3906">
        <w:t xml:space="preserve"> critical gap by </w:t>
      </w:r>
      <w:r w:rsidR="00EC361E">
        <w:t>examining</w:t>
      </w:r>
      <w:r w:rsidR="00EC361E" w:rsidRPr="001D3906">
        <w:t xml:space="preserve"> how multiple neurotransmitter systems relate to brain organization supporting mathematical and reading abilities in children. Our analytical approach has two key components (</w:t>
      </w:r>
      <w:r w:rsidR="00F415DE">
        <w:rPr>
          <w:b/>
          <w:bCs/>
        </w:rPr>
        <w:t>see Figure</w:t>
      </w:r>
      <w:r w:rsidR="00EC361E" w:rsidRPr="001D3906">
        <w:t>). First, we develop whole-brain structural phenotypes associated with mathematical and reading abilities using structural MRI. Second, we examine how these structural phenotypes mapped onto the spatial distribution of different neurotransmitter systems, allowing us to identify which molecular systems most strongly relate to brain organization supporting these cognitive abilities.</w:t>
      </w:r>
      <w:r w:rsidR="00EC361E">
        <w:t xml:space="preserve"> </w:t>
      </w:r>
      <w:r w:rsidR="00EC361E" w:rsidRPr="001D3906">
        <w:t xml:space="preserve">To ensure robust and generalizable findings, we employ a discovery-validation approach using two independent cohorts of children aged 7-14 years. Our CMI-HBN discovery cohort (N=760) represents one of the largest neuroimaging studies of mathematical and reading abilities to date, providing sufficient power to detect reliable brain-behavior relationships. We then tested whether these relationships replicated in an independent Stanford validation cohort (N=231). By examining both mathematical and reading abilities within same participants using identical methods, we can directly compare how different neurotransmitter systems relate to brain organization supporting these distinct but related cognitive domains. </w:t>
      </w:r>
    </w:p>
    <w:p w14:paraId="565103C7" w14:textId="56811CD7" w:rsidR="005174E5" w:rsidRDefault="00F94035" w:rsidP="00B365A5">
      <w:pPr>
        <w:pBdr>
          <w:bottom w:val="single" w:sz="6" w:space="0" w:color="CCCCCC"/>
        </w:pBdr>
        <w:shd w:val="clear" w:color="auto" w:fill="FFFFFF"/>
        <w:spacing w:before="300" w:after="150" w:line="240" w:lineRule="auto"/>
        <w:outlineLvl w:val="1"/>
        <w:rPr>
          <w:rFonts w:eastAsia="Times New Roman"/>
          <w:b/>
        </w:rPr>
      </w:pPr>
      <w:r>
        <w:rPr>
          <w:rFonts w:eastAsia="Times New Roman"/>
          <w:b/>
        </w:rPr>
        <w:t>Add Figure here</w:t>
      </w:r>
    </w:p>
    <w:p w14:paraId="2C3EB5B8" w14:textId="77777777" w:rsidR="00071A35" w:rsidRDefault="00071A35" w:rsidP="00B365A5">
      <w:pPr>
        <w:pBdr>
          <w:bottom w:val="single" w:sz="6" w:space="0" w:color="CCCCCC"/>
        </w:pBdr>
        <w:shd w:val="clear" w:color="auto" w:fill="FFFFFF"/>
        <w:spacing w:before="300" w:after="150" w:line="240" w:lineRule="auto"/>
        <w:outlineLvl w:val="1"/>
        <w:rPr>
          <w:rFonts w:ascii="Helvetica" w:eastAsia="Times New Roman" w:hAnsi="Helvetica" w:cs="Times New Roman"/>
          <w:b/>
          <w:bCs/>
          <w:color w:val="000000"/>
          <w:kern w:val="0"/>
          <w14:ligatures w14:val="none"/>
        </w:rPr>
      </w:pPr>
    </w:p>
    <w:p w14:paraId="1FCA6E16" w14:textId="40B04149" w:rsidR="005174E5" w:rsidRDefault="00CD6B13" w:rsidP="00B365A5">
      <w:pPr>
        <w:pBdr>
          <w:bottom w:val="single" w:sz="6" w:space="0" w:color="CCCCCC"/>
        </w:pBdr>
        <w:shd w:val="clear" w:color="auto" w:fill="FFFFFF"/>
        <w:spacing w:before="300" w:after="150" w:line="240" w:lineRule="auto"/>
        <w:outlineLvl w:val="1"/>
        <w:rPr>
          <w:rFonts w:ascii="Helvetica" w:eastAsia="Times New Roman" w:hAnsi="Helvetica" w:cs="Times New Roman"/>
          <w:b/>
          <w:bCs/>
          <w:color w:val="000000"/>
          <w:kern w:val="0"/>
          <w14:ligatures w14:val="none"/>
        </w:rPr>
      </w:pPr>
      <w:r>
        <w:rPr>
          <w:rFonts w:ascii="Helvetica" w:eastAsia="Times New Roman" w:hAnsi="Helvetica" w:cs="Times New Roman" w:hint="eastAsia"/>
          <w:b/>
          <w:bCs/>
          <w:color w:val="000000"/>
          <w:kern w:val="0"/>
          <w14:ligatures w14:val="none"/>
        </w:rPr>
        <w:t xml:space="preserve">Input </w:t>
      </w:r>
      <w:r w:rsidR="0032339E">
        <w:rPr>
          <w:rFonts w:ascii="Helvetica" w:eastAsia="Times New Roman" w:hAnsi="Helvetica" w:cs="Times New Roman"/>
          <w:b/>
          <w:bCs/>
          <w:color w:val="000000"/>
          <w:kern w:val="0"/>
          <w14:ligatures w14:val="none"/>
        </w:rPr>
        <w:t xml:space="preserve">Data </w:t>
      </w:r>
      <w:r w:rsidR="004328DD">
        <w:rPr>
          <w:rFonts w:ascii="Helvetica" w:eastAsia="Times New Roman" w:hAnsi="Helvetica" w:cs="Times New Roman"/>
          <w:b/>
          <w:bCs/>
          <w:color w:val="000000"/>
          <w:kern w:val="0"/>
          <w14:ligatures w14:val="none"/>
        </w:rPr>
        <w:t xml:space="preserve">for analyses </w:t>
      </w:r>
    </w:p>
    <w:p w14:paraId="59105C1C" w14:textId="7B8E7DB6" w:rsidR="00873006" w:rsidRDefault="00487E0A" w:rsidP="00B365A5">
      <w:pPr>
        <w:pBdr>
          <w:bottom w:val="single" w:sz="6" w:space="0" w:color="CCCCCC"/>
        </w:pBdr>
        <w:shd w:val="clear" w:color="auto" w:fill="FFFFFF"/>
        <w:spacing w:before="300" w:after="150" w:line="240" w:lineRule="auto"/>
        <w:outlineLvl w:val="1"/>
        <w:rPr>
          <w:rFonts w:ascii="Helvetica" w:eastAsia="Times New Roman" w:hAnsi="Helvetica" w:cs="Times New Roman"/>
          <w:color w:val="000000"/>
          <w:kern w:val="0"/>
          <w14:ligatures w14:val="none"/>
        </w:rPr>
      </w:pPr>
      <w:proofErr w:type="spellStart"/>
      <w:r>
        <w:rPr>
          <w:rFonts w:ascii="Helvetica" w:eastAsia="Times New Roman" w:hAnsi="Helvetica" w:cs="Times New Roman"/>
          <w:color w:val="000000"/>
          <w:kern w:val="0"/>
          <w14:ligatures w14:val="none"/>
        </w:rPr>
        <w:t>Subjectlist</w:t>
      </w:r>
      <w:proofErr w:type="spellEnd"/>
      <w:r w:rsidR="00F72608">
        <w:rPr>
          <w:rFonts w:ascii="Helvetica" w:eastAsia="Times New Roman" w:hAnsi="Helvetica" w:cs="Times New Roman"/>
          <w:color w:val="000000"/>
          <w:kern w:val="0"/>
          <w14:ligatures w14:val="none"/>
        </w:rPr>
        <w:t xml:space="preserve"> folder</w:t>
      </w:r>
      <w:r w:rsidR="000C3D66">
        <w:rPr>
          <w:rFonts w:ascii="Helvetica" w:eastAsia="Times New Roman" w:hAnsi="Helvetica" w:cs="Times New Roman"/>
          <w:color w:val="000000"/>
          <w:kern w:val="0"/>
          <w14:ligatures w14:val="none"/>
        </w:rPr>
        <w:t xml:space="preserve"> includes</w:t>
      </w:r>
      <w:r>
        <w:rPr>
          <w:rFonts w:ascii="Helvetica" w:eastAsia="Times New Roman" w:hAnsi="Helvetica" w:cs="Times New Roman"/>
          <w:color w:val="000000"/>
          <w:kern w:val="0"/>
          <w14:ligatures w14:val="none"/>
        </w:rPr>
        <w:t xml:space="preserve">: </w:t>
      </w:r>
    </w:p>
    <w:p w14:paraId="19A3DC76" w14:textId="68D7613B" w:rsidR="00873006" w:rsidRDefault="00873006" w:rsidP="00B365A5">
      <w:pPr>
        <w:pBdr>
          <w:bottom w:val="single" w:sz="6" w:space="0" w:color="CCCCCC"/>
        </w:pBdr>
        <w:shd w:val="clear" w:color="auto" w:fill="FFFFFF"/>
        <w:spacing w:before="300" w:after="150" w:line="240" w:lineRule="auto"/>
        <w:outlineLvl w:val="1"/>
        <w:rPr>
          <w:rFonts w:ascii="Helvetica" w:eastAsia="Times New Roman" w:hAnsi="Helvetica" w:cs="Times New Roman"/>
          <w:color w:val="000000"/>
          <w:kern w:val="0"/>
          <w14:ligatures w14:val="none"/>
        </w:rPr>
      </w:pPr>
      <w:r>
        <w:rPr>
          <w:rFonts w:ascii="Helvetica" w:eastAsia="Times New Roman" w:hAnsi="Helvetica" w:cs="Times New Roman"/>
          <w:color w:val="000000"/>
          <w:kern w:val="0"/>
          <w14:ligatures w14:val="none"/>
        </w:rPr>
        <w:t xml:space="preserve">CMI-HBN </w:t>
      </w:r>
      <w:proofErr w:type="spellStart"/>
      <w:r>
        <w:rPr>
          <w:rFonts w:ascii="Helvetica" w:eastAsia="Times New Roman" w:hAnsi="Helvetica" w:cs="Times New Roman"/>
          <w:color w:val="000000"/>
          <w:kern w:val="0"/>
          <w14:ligatures w14:val="none"/>
        </w:rPr>
        <w:t>subjectlist</w:t>
      </w:r>
      <w:proofErr w:type="spellEnd"/>
      <w:r>
        <w:rPr>
          <w:rFonts w:ascii="Helvetica" w:eastAsia="Times New Roman" w:hAnsi="Helvetica" w:cs="Times New Roman"/>
          <w:color w:val="000000"/>
          <w:kern w:val="0"/>
          <w14:ligatures w14:val="none"/>
        </w:rPr>
        <w:t xml:space="preserve"> (N = 760): subjectslist_cmi.csv</w:t>
      </w:r>
    </w:p>
    <w:p w14:paraId="661B5B2A" w14:textId="38BF3011" w:rsidR="00487E0A" w:rsidRDefault="00873006" w:rsidP="00B365A5">
      <w:pPr>
        <w:pBdr>
          <w:bottom w:val="single" w:sz="6" w:space="0" w:color="CCCCCC"/>
        </w:pBdr>
        <w:shd w:val="clear" w:color="auto" w:fill="FFFFFF"/>
        <w:spacing w:before="300" w:after="150" w:line="240" w:lineRule="auto"/>
        <w:outlineLvl w:val="1"/>
        <w:rPr>
          <w:rFonts w:ascii="Helvetica" w:eastAsia="Times New Roman" w:hAnsi="Helvetica" w:cs="Times New Roman"/>
          <w:color w:val="000000"/>
          <w:kern w:val="0"/>
          <w14:ligatures w14:val="none"/>
        </w:rPr>
      </w:pPr>
      <w:r>
        <w:rPr>
          <w:rFonts w:ascii="Helvetica" w:eastAsia="Times New Roman" w:hAnsi="Helvetica" w:cs="Times New Roman"/>
          <w:color w:val="000000"/>
          <w:kern w:val="0"/>
          <w14:ligatures w14:val="none"/>
        </w:rPr>
        <w:t xml:space="preserve">Stanford </w:t>
      </w:r>
      <w:proofErr w:type="spellStart"/>
      <w:r>
        <w:rPr>
          <w:rFonts w:ascii="Helvetica" w:eastAsia="Times New Roman" w:hAnsi="Helvetica" w:cs="Times New Roman"/>
          <w:color w:val="000000"/>
          <w:kern w:val="0"/>
          <w14:ligatures w14:val="none"/>
        </w:rPr>
        <w:t>subjectlist</w:t>
      </w:r>
      <w:proofErr w:type="spellEnd"/>
      <w:r>
        <w:rPr>
          <w:rFonts w:ascii="Helvetica" w:eastAsia="Times New Roman" w:hAnsi="Helvetica" w:cs="Times New Roman"/>
          <w:color w:val="000000"/>
          <w:kern w:val="0"/>
          <w14:ligatures w14:val="none"/>
        </w:rPr>
        <w:t xml:space="preserve"> (N = 231): subjectlist_stanford.csv</w:t>
      </w:r>
    </w:p>
    <w:p w14:paraId="1D07658F" w14:textId="04F85011" w:rsidR="00873006" w:rsidRDefault="00F72608" w:rsidP="00B365A5">
      <w:pPr>
        <w:pBdr>
          <w:bottom w:val="single" w:sz="6" w:space="0" w:color="CCCCCC"/>
        </w:pBdr>
        <w:shd w:val="clear" w:color="auto" w:fill="FFFFFF"/>
        <w:spacing w:before="300" w:after="150" w:line="240" w:lineRule="auto"/>
        <w:outlineLvl w:val="1"/>
        <w:rPr>
          <w:rFonts w:ascii="Helvetica" w:eastAsia="Times New Roman" w:hAnsi="Helvetica" w:cs="Times New Roman"/>
          <w:color w:val="000000"/>
          <w:kern w:val="0"/>
          <w14:ligatures w14:val="none"/>
        </w:rPr>
      </w:pPr>
      <w:proofErr w:type="spellStart"/>
      <w:r>
        <w:rPr>
          <w:rFonts w:ascii="Helvetica" w:eastAsia="Times New Roman" w:hAnsi="Helvetica" w:cs="Times New Roman"/>
          <w:color w:val="000000"/>
          <w:kern w:val="0"/>
          <w14:ligatures w14:val="none"/>
        </w:rPr>
        <w:lastRenderedPageBreak/>
        <w:t>Gmv</w:t>
      </w:r>
      <w:proofErr w:type="spellEnd"/>
      <w:r>
        <w:rPr>
          <w:rFonts w:ascii="Helvetica" w:eastAsia="Times New Roman" w:hAnsi="Helvetica" w:cs="Times New Roman"/>
          <w:color w:val="000000"/>
          <w:kern w:val="0"/>
          <w14:ligatures w14:val="none"/>
        </w:rPr>
        <w:t xml:space="preserve"> folder</w:t>
      </w:r>
      <w:r w:rsidR="000C3D66">
        <w:rPr>
          <w:rFonts w:ascii="Helvetica" w:eastAsia="Times New Roman" w:hAnsi="Helvetica" w:cs="Times New Roman"/>
          <w:color w:val="000000"/>
          <w:kern w:val="0"/>
          <w14:ligatures w14:val="none"/>
        </w:rPr>
        <w:t xml:space="preserve"> includes</w:t>
      </w:r>
      <w:r>
        <w:rPr>
          <w:rFonts w:ascii="Helvetica" w:eastAsia="Times New Roman" w:hAnsi="Helvetica" w:cs="Times New Roman"/>
          <w:color w:val="000000"/>
          <w:kern w:val="0"/>
          <w14:ligatures w14:val="none"/>
        </w:rPr>
        <w:t>:</w:t>
      </w:r>
    </w:p>
    <w:p w14:paraId="44E0F898" w14:textId="483F9214" w:rsidR="00F72608" w:rsidRDefault="000B4CF9" w:rsidP="00B365A5">
      <w:pPr>
        <w:pBdr>
          <w:bottom w:val="single" w:sz="6" w:space="0" w:color="CCCCCC"/>
        </w:pBdr>
        <w:shd w:val="clear" w:color="auto" w:fill="FFFFFF"/>
        <w:spacing w:before="300" w:after="150" w:line="240" w:lineRule="auto"/>
        <w:outlineLvl w:val="1"/>
        <w:rPr>
          <w:rFonts w:ascii="Helvetica" w:eastAsia="Times New Roman" w:hAnsi="Helvetica" w:cs="Times New Roman"/>
          <w:color w:val="000000"/>
          <w:kern w:val="0"/>
          <w14:ligatures w14:val="none"/>
        </w:rPr>
      </w:pPr>
      <w:r>
        <w:rPr>
          <w:rFonts w:ascii="Helvetica" w:eastAsia="Times New Roman" w:hAnsi="Helvetica" w:cs="Times New Roman"/>
          <w:color w:val="000000"/>
          <w:kern w:val="0"/>
          <w14:ligatures w14:val="none"/>
        </w:rPr>
        <w:t>CMI-HBN extracted regional grey matter volumes (rows = subjects, columns = brain regions): gmv_cmi_n760.csv</w:t>
      </w:r>
    </w:p>
    <w:p w14:paraId="012D0DC0" w14:textId="07C8108E" w:rsidR="000B4CF9" w:rsidRDefault="000B4CF9" w:rsidP="000B4CF9">
      <w:pPr>
        <w:pBdr>
          <w:bottom w:val="single" w:sz="6" w:space="0" w:color="CCCCCC"/>
        </w:pBdr>
        <w:shd w:val="clear" w:color="auto" w:fill="FFFFFF"/>
        <w:spacing w:before="300" w:after="150" w:line="240" w:lineRule="auto"/>
        <w:outlineLvl w:val="1"/>
        <w:rPr>
          <w:rFonts w:ascii="Helvetica" w:eastAsia="Times New Roman" w:hAnsi="Helvetica" w:cs="Times New Roman"/>
          <w:color w:val="000000"/>
          <w:kern w:val="0"/>
          <w14:ligatures w14:val="none"/>
        </w:rPr>
      </w:pPr>
      <w:r>
        <w:rPr>
          <w:rFonts w:ascii="Helvetica" w:eastAsia="Times New Roman" w:hAnsi="Helvetica" w:cs="Times New Roman"/>
          <w:color w:val="000000"/>
          <w:kern w:val="0"/>
          <w14:ligatures w14:val="none"/>
        </w:rPr>
        <w:t>Stanford cohort extracted regional grey matter volumes (rows = subjects, columns = brain regions): gmv_</w:t>
      </w:r>
      <w:r w:rsidR="00637A07">
        <w:rPr>
          <w:rFonts w:ascii="Helvetica" w:eastAsia="Times New Roman" w:hAnsi="Helvetica" w:cs="Times New Roman"/>
          <w:color w:val="000000"/>
          <w:kern w:val="0"/>
          <w14:ligatures w14:val="none"/>
        </w:rPr>
        <w:t>stanford</w:t>
      </w:r>
      <w:r>
        <w:rPr>
          <w:rFonts w:ascii="Helvetica" w:eastAsia="Times New Roman" w:hAnsi="Helvetica" w:cs="Times New Roman"/>
          <w:color w:val="000000"/>
          <w:kern w:val="0"/>
          <w14:ligatures w14:val="none"/>
        </w:rPr>
        <w:t>_n</w:t>
      </w:r>
      <w:r w:rsidR="00637A07">
        <w:rPr>
          <w:rFonts w:ascii="Helvetica" w:eastAsia="Times New Roman" w:hAnsi="Helvetica" w:cs="Times New Roman"/>
          <w:color w:val="000000"/>
          <w:kern w:val="0"/>
          <w14:ligatures w14:val="none"/>
        </w:rPr>
        <w:t>231</w:t>
      </w:r>
      <w:r>
        <w:rPr>
          <w:rFonts w:ascii="Helvetica" w:eastAsia="Times New Roman" w:hAnsi="Helvetica" w:cs="Times New Roman"/>
          <w:color w:val="000000"/>
          <w:kern w:val="0"/>
          <w14:ligatures w14:val="none"/>
        </w:rPr>
        <w:t>.csv</w:t>
      </w:r>
    </w:p>
    <w:p w14:paraId="5EF628EA" w14:textId="77777777" w:rsidR="000B4CF9" w:rsidRDefault="000B4CF9" w:rsidP="00B365A5">
      <w:pPr>
        <w:pBdr>
          <w:bottom w:val="single" w:sz="6" w:space="0" w:color="CCCCCC"/>
        </w:pBdr>
        <w:shd w:val="clear" w:color="auto" w:fill="FFFFFF"/>
        <w:spacing w:before="300" w:after="150" w:line="240" w:lineRule="auto"/>
        <w:outlineLvl w:val="1"/>
        <w:rPr>
          <w:rFonts w:ascii="Helvetica" w:eastAsia="Times New Roman" w:hAnsi="Helvetica" w:cs="Times New Roman"/>
          <w:color w:val="000000"/>
          <w:kern w:val="0"/>
          <w14:ligatures w14:val="none"/>
        </w:rPr>
      </w:pPr>
    </w:p>
    <w:p w14:paraId="2BFF0358" w14:textId="61A1ACBD" w:rsidR="00293326" w:rsidRDefault="00196CFD" w:rsidP="00B365A5">
      <w:pPr>
        <w:pBdr>
          <w:bottom w:val="single" w:sz="6" w:space="0" w:color="CCCCCC"/>
        </w:pBdr>
        <w:shd w:val="clear" w:color="auto" w:fill="FFFFFF"/>
        <w:spacing w:before="300" w:after="150" w:line="240" w:lineRule="auto"/>
        <w:outlineLvl w:val="1"/>
        <w:rPr>
          <w:rFonts w:ascii="Helvetica" w:eastAsia="Times New Roman" w:hAnsi="Helvetica" w:cs="Times New Roman"/>
          <w:color w:val="000000"/>
          <w:kern w:val="0"/>
          <w14:ligatures w14:val="none"/>
        </w:rPr>
      </w:pPr>
      <w:r>
        <w:rPr>
          <w:rFonts w:ascii="Helvetica" w:eastAsia="Times New Roman" w:hAnsi="Helvetica" w:cs="Times New Roman" w:hint="eastAsia"/>
          <w:color w:val="000000"/>
          <w:kern w:val="0"/>
          <w14:ligatures w14:val="none"/>
        </w:rPr>
        <w:t>atlas folder</w:t>
      </w:r>
    </w:p>
    <w:p w14:paraId="5014378D" w14:textId="172666DC" w:rsidR="0032339E" w:rsidRDefault="00293326" w:rsidP="00B365A5">
      <w:pPr>
        <w:pBdr>
          <w:bottom w:val="single" w:sz="6" w:space="0" w:color="CCCCCC"/>
        </w:pBdr>
        <w:shd w:val="clear" w:color="auto" w:fill="FFFFFF"/>
        <w:spacing w:before="300" w:after="150" w:line="240" w:lineRule="auto"/>
        <w:outlineLvl w:val="1"/>
        <w:rPr>
          <w:rFonts w:ascii="Helvetica" w:eastAsia="Times New Roman" w:hAnsi="Helvetica" w:cs="Times New Roman"/>
          <w:color w:val="000000"/>
          <w:kern w:val="0"/>
          <w14:ligatures w14:val="none"/>
        </w:rPr>
      </w:pPr>
      <w:proofErr w:type="spellStart"/>
      <w:r>
        <w:rPr>
          <w:rFonts w:ascii="Helvetica" w:eastAsia="Times New Roman" w:hAnsi="Helvetica" w:cs="Times New Roman"/>
          <w:color w:val="000000"/>
          <w:kern w:val="0"/>
          <w14:ligatures w14:val="none"/>
        </w:rPr>
        <w:t>Nift</w:t>
      </w:r>
      <w:r>
        <w:rPr>
          <w:rFonts w:ascii="Helvetica" w:eastAsia="Times New Roman" w:hAnsi="Helvetica" w:cs="Times New Roman" w:hint="eastAsia"/>
          <w:color w:val="000000"/>
          <w:kern w:val="0"/>
          <w14:ligatures w14:val="none"/>
        </w:rPr>
        <w:t>i</w:t>
      </w:r>
      <w:proofErr w:type="spellEnd"/>
      <w:r>
        <w:rPr>
          <w:rFonts w:ascii="Helvetica" w:eastAsia="Times New Roman" w:hAnsi="Helvetica" w:cs="Times New Roman" w:hint="eastAsia"/>
          <w:color w:val="000000"/>
          <w:kern w:val="0"/>
          <w14:ligatures w14:val="none"/>
        </w:rPr>
        <w:t xml:space="preserve"> file</w:t>
      </w:r>
      <w:r w:rsidR="00196CFD">
        <w:rPr>
          <w:rFonts w:ascii="Helvetica" w:eastAsia="Times New Roman" w:hAnsi="Helvetica" w:cs="Times New Roman" w:hint="eastAsia"/>
          <w:color w:val="000000"/>
          <w:kern w:val="0"/>
          <w14:ligatures w14:val="none"/>
        </w:rPr>
        <w:t xml:space="preserve"> of </w:t>
      </w:r>
      <w:proofErr w:type="spellStart"/>
      <w:r w:rsidR="00196CFD">
        <w:rPr>
          <w:rFonts w:ascii="Helvetica" w:eastAsia="Times New Roman" w:hAnsi="Helvetica" w:cs="Times New Roman" w:hint="eastAsia"/>
          <w:color w:val="000000"/>
          <w:kern w:val="0"/>
          <w14:ligatures w14:val="none"/>
        </w:rPr>
        <w:t>brainnetome</w:t>
      </w:r>
      <w:proofErr w:type="spellEnd"/>
      <w:r w:rsidR="00196CFD">
        <w:rPr>
          <w:rFonts w:ascii="Helvetica" w:eastAsia="Times New Roman" w:hAnsi="Helvetica" w:cs="Times New Roman" w:hint="eastAsia"/>
          <w:color w:val="000000"/>
          <w:kern w:val="0"/>
          <w14:ligatures w14:val="none"/>
        </w:rPr>
        <w:t xml:space="preserve"> atlas</w:t>
      </w:r>
      <w:r>
        <w:rPr>
          <w:rFonts w:ascii="Helvetica" w:eastAsia="Times New Roman" w:hAnsi="Helvetica" w:cs="Times New Roman" w:hint="eastAsia"/>
          <w:color w:val="000000"/>
          <w:kern w:val="0"/>
          <w14:ligatures w14:val="none"/>
        </w:rPr>
        <w:t xml:space="preserve">: </w:t>
      </w:r>
      <w:r w:rsidR="007C6682" w:rsidRPr="007C6682">
        <w:rPr>
          <w:rFonts w:ascii="Helvetica" w:eastAsia="Times New Roman" w:hAnsi="Helvetica" w:cs="Times New Roman"/>
          <w:color w:val="000000"/>
          <w:kern w:val="0"/>
          <w14:ligatures w14:val="none"/>
        </w:rPr>
        <w:t>BN_Atlas_246_2mm.nii</w:t>
      </w:r>
      <w:r w:rsidR="00501085">
        <w:rPr>
          <w:rFonts w:ascii="Helvetica" w:eastAsia="Times New Roman" w:hAnsi="Helvetica" w:cs="Times New Roman" w:hint="eastAsia"/>
          <w:color w:val="000000"/>
          <w:kern w:val="0"/>
          <w14:ligatures w14:val="none"/>
        </w:rPr>
        <w:t xml:space="preserve">, </w:t>
      </w:r>
      <w:r w:rsidR="00501085" w:rsidRPr="007C6682">
        <w:rPr>
          <w:rFonts w:ascii="Helvetica" w:eastAsia="Times New Roman" w:hAnsi="Helvetica" w:cs="Times New Roman"/>
          <w:color w:val="000000"/>
          <w:kern w:val="0"/>
          <w14:ligatures w14:val="none"/>
        </w:rPr>
        <w:t>BN_Atlas_246_</w:t>
      </w:r>
      <w:r w:rsidR="00501085">
        <w:rPr>
          <w:rFonts w:ascii="Helvetica" w:eastAsia="Times New Roman" w:hAnsi="Helvetica" w:cs="Times New Roman" w:hint="eastAsia"/>
          <w:color w:val="000000"/>
          <w:kern w:val="0"/>
          <w14:ligatures w14:val="none"/>
        </w:rPr>
        <w:t>1</w:t>
      </w:r>
      <w:r w:rsidR="00501085" w:rsidRPr="007C6682">
        <w:rPr>
          <w:rFonts w:ascii="Helvetica" w:eastAsia="Times New Roman" w:hAnsi="Helvetica" w:cs="Times New Roman"/>
          <w:color w:val="000000"/>
          <w:kern w:val="0"/>
          <w14:ligatures w14:val="none"/>
        </w:rPr>
        <w:t>mm.nii</w:t>
      </w:r>
    </w:p>
    <w:p w14:paraId="583856B5" w14:textId="45B6CAA6" w:rsidR="00293326" w:rsidRDefault="00196CFD" w:rsidP="00B365A5">
      <w:pPr>
        <w:pBdr>
          <w:bottom w:val="single" w:sz="6" w:space="0" w:color="CCCCCC"/>
        </w:pBdr>
        <w:shd w:val="clear" w:color="auto" w:fill="FFFFFF"/>
        <w:spacing w:before="300" w:after="150" w:line="240" w:lineRule="auto"/>
        <w:outlineLvl w:val="1"/>
        <w:rPr>
          <w:rFonts w:ascii="Helvetica" w:eastAsia="Times New Roman" w:hAnsi="Helvetica" w:cs="Times New Roman"/>
          <w:color w:val="000000"/>
          <w:kern w:val="0"/>
          <w14:ligatures w14:val="none"/>
        </w:rPr>
      </w:pPr>
      <w:proofErr w:type="spellStart"/>
      <w:r>
        <w:rPr>
          <w:rFonts w:ascii="Helvetica" w:eastAsia="Times New Roman" w:hAnsi="Helvetica" w:cs="Times New Roman"/>
          <w:color w:val="000000"/>
          <w:kern w:val="0"/>
          <w14:ligatures w14:val="none"/>
        </w:rPr>
        <w:t>B</w:t>
      </w:r>
      <w:r>
        <w:rPr>
          <w:rFonts w:ascii="Helvetica" w:eastAsia="Times New Roman" w:hAnsi="Helvetica" w:cs="Times New Roman" w:hint="eastAsia"/>
          <w:color w:val="000000"/>
          <w:kern w:val="0"/>
          <w14:ligatures w14:val="none"/>
        </w:rPr>
        <w:t>rainnetome</w:t>
      </w:r>
      <w:proofErr w:type="spellEnd"/>
      <w:r>
        <w:rPr>
          <w:rFonts w:ascii="Helvetica" w:eastAsia="Times New Roman" w:hAnsi="Helvetica" w:cs="Times New Roman" w:hint="eastAsia"/>
          <w:color w:val="000000"/>
          <w:kern w:val="0"/>
          <w14:ligatures w14:val="none"/>
        </w:rPr>
        <w:t xml:space="preserve"> ROI details</w:t>
      </w:r>
      <w:r w:rsidR="0069789B">
        <w:rPr>
          <w:rFonts w:ascii="Helvetica" w:eastAsia="Times New Roman" w:hAnsi="Helvetica" w:cs="Times New Roman" w:hint="eastAsia"/>
          <w:color w:val="000000"/>
          <w:kern w:val="0"/>
          <w14:ligatures w14:val="none"/>
        </w:rPr>
        <w:t xml:space="preserve">: </w:t>
      </w:r>
      <w:r w:rsidR="0069789B" w:rsidRPr="0069789B">
        <w:rPr>
          <w:rFonts w:ascii="Helvetica" w:eastAsia="Times New Roman" w:hAnsi="Helvetica" w:cs="Times New Roman"/>
          <w:color w:val="000000"/>
          <w:kern w:val="0"/>
          <w14:ligatures w14:val="none"/>
        </w:rPr>
        <w:t>bn_atlas</w:t>
      </w:r>
      <w:r w:rsidR="0069789B">
        <w:rPr>
          <w:rFonts w:ascii="Helvetica" w:eastAsia="Times New Roman" w:hAnsi="Helvetica" w:cs="Times New Roman" w:hint="eastAsia"/>
          <w:color w:val="000000"/>
          <w:kern w:val="0"/>
          <w14:ligatures w14:val="none"/>
        </w:rPr>
        <w:t>.xlsx</w:t>
      </w:r>
    </w:p>
    <w:p w14:paraId="24305A15" w14:textId="11A08573" w:rsidR="00E4359C" w:rsidRDefault="005753E7" w:rsidP="00B365A5">
      <w:pPr>
        <w:pBdr>
          <w:bottom w:val="single" w:sz="6" w:space="0" w:color="CCCCCC"/>
        </w:pBdr>
        <w:shd w:val="clear" w:color="auto" w:fill="FFFFFF"/>
        <w:spacing w:before="300" w:after="150" w:line="240" w:lineRule="auto"/>
        <w:outlineLvl w:val="1"/>
        <w:rPr>
          <w:rFonts w:ascii="Helvetica" w:eastAsia="Times New Roman" w:hAnsi="Helvetica" w:cs="Times New Roman"/>
          <w:color w:val="000000"/>
          <w:kern w:val="0"/>
          <w14:ligatures w14:val="none"/>
        </w:rPr>
      </w:pPr>
      <w:proofErr w:type="spellStart"/>
      <w:r>
        <w:rPr>
          <w:rFonts w:ascii="Helvetica" w:eastAsia="Times New Roman" w:hAnsi="Helvetica" w:cs="Times New Roman"/>
          <w:color w:val="000000"/>
          <w:kern w:val="0"/>
          <w14:ligatures w14:val="none"/>
        </w:rPr>
        <w:t>Brainnetome</w:t>
      </w:r>
      <w:proofErr w:type="spellEnd"/>
      <w:r>
        <w:rPr>
          <w:rFonts w:ascii="Helvetica" w:eastAsia="Times New Roman" w:hAnsi="Helvetica" w:cs="Times New Roman"/>
          <w:color w:val="000000"/>
          <w:kern w:val="0"/>
          <w14:ligatures w14:val="none"/>
        </w:rPr>
        <w:t xml:space="preserve"> ROIs’ MNI coordinate: </w:t>
      </w:r>
      <w:r w:rsidR="00E4359C" w:rsidRPr="00E4359C">
        <w:rPr>
          <w:rFonts w:ascii="Helvetica" w:eastAsia="Times New Roman" w:hAnsi="Helvetica" w:cs="Times New Roman"/>
          <w:color w:val="000000"/>
          <w:kern w:val="0"/>
          <w14:ligatures w14:val="none"/>
        </w:rPr>
        <w:t>BNA_subregions</w:t>
      </w:r>
      <w:r w:rsidR="00E4359C">
        <w:rPr>
          <w:rFonts w:ascii="Helvetica" w:eastAsia="Times New Roman" w:hAnsi="Helvetica" w:cs="Times New Roman"/>
          <w:color w:val="000000"/>
          <w:kern w:val="0"/>
          <w14:ligatures w14:val="none"/>
        </w:rPr>
        <w:t>.xlsx</w:t>
      </w:r>
    </w:p>
    <w:p w14:paraId="7873B8D1" w14:textId="38786423" w:rsidR="00196CFD" w:rsidRDefault="00196CFD" w:rsidP="00B365A5">
      <w:pPr>
        <w:pBdr>
          <w:bottom w:val="single" w:sz="6" w:space="0" w:color="CCCCCC"/>
        </w:pBdr>
        <w:shd w:val="clear" w:color="auto" w:fill="FFFFFF"/>
        <w:spacing w:before="300" w:after="150" w:line="240" w:lineRule="auto"/>
        <w:outlineLvl w:val="1"/>
        <w:rPr>
          <w:rFonts w:ascii="Helvetica" w:eastAsia="Times New Roman" w:hAnsi="Helvetica" w:cs="Times New Roman"/>
          <w:color w:val="000000"/>
          <w:kern w:val="0"/>
          <w14:ligatures w14:val="none"/>
        </w:rPr>
      </w:pPr>
      <w:r w:rsidRPr="00196CFD">
        <w:rPr>
          <w:rFonts w:ascii="Helvetica" w:eastAsia="Times New Roman" w:hAnsi="Helvetica" w:cs="Times New Roman"/>
          <w:color w:val="000000"/>
          <w:kern w:val="0"/>
          <w14:ligatures w14:val="none"/>
        </w:rPr>
        <w:t>Shirer_14Networks</w:t>
      </w:r>
      <w:r>
        <w:rPr>
          <w:rFonts w:ascii="Helvetica" w:eastAsia="Times New Roman" w:hAnsi="Helvetica" w:cs="Times New Roman" w:hint="eastAsia"/>
          <w:color w:val="000000"/>
          <w:kern w:val="0"/>
          <w14:ligatures w14:val="none"/>
        </w:rPr>
        <w:t xml:space="preserve"> folder includes </w:t>
      </w:r>
      <w:proofErr w:type="spellStart"/>
      <w:r>
        <w:rPr>
          <w:rFonts w:ascii="Helvetica" w:eastAsia="Times New Roman" w:hAnsi="Helvetica" w:cs="Times New Roman" w:hint="eastAsia"/>
          <w:color w:val="000000"/>
          <w:kern w:val="0"/>
          <w14:ligatures w14:val="none"/>
        </w:rPr>
        <w:t>nitfti</w:t>
      </w:r>
      <w:proofErr w:type="spellEnd"/>
      <w:r>
        <w:rPr>
          <w:rFonts w:ascii="Helvetica" w:eastAsia="Times New Roman" w:hAnsi="Helvetica" w:cs="Times New Roman" w:hint="eastAsia"/>
          <w:color w:val="000000"/>
          <w:kern w:val="0"/>
          <w14:ligatures w14:val="none"/>
        </w:rPr>
        <w:t xml:space="preserve"> files of the 14 Shirer networks</w:t>
      </w:r>
    </w:p>
    <w:p w14:paraId="7754A1D7" w14:textId="77777777" w:rsidR="00196CFD" w:rsidRDefault="00196CFD" w:rsidP="00B365A5">
      <w:pPr>
        <w:pBdr>
          <w:bottom w:val="single" w:sz="6" w:space="0" w:color="CCCCCC"/>
        </w:pBdr>
        <w:shd w:val="clear" w:color="auto" w:fill="FFFFFF"/>
        <w:spacing w:before="300" w:after="150" w:line="240" w:lineRule="auto"/>
        <w:outlineLvl w:val="1"/>
        <w:rPr>
          <w:rFonts w:ascii="Helvetica" w:eastAsia="Times New Roman" w:hAnsi="Helvetica" w:cs="Times New Roman"/>
          <w:color w:val="000000"/>
          <w:kern w:val="0"/>
          <w14:ligatures w14:val="none"/>
        </w:rPr>
      </w:pPr>
    </w:p>
    <w:p w14:paraId="1A44CF7B" w14:textId="3BFF9D0A" w:rsidR="007C6682" w:rsidRDefault="009B1717" w:rsidP="00B365A5">
      <w:pPr>
        <w:pBdr>
          <w:bottom w:val="single" w:sz="6" w:space="0" w:color="CCCCCC"/>
        </w:pBdr>
        <w:shd w:val="clear" w:color="auto" w:fill="FFFFFF"/>
        <w:spacing w:before="300" w:after="150" w:line="240" w:lineRule="auto"/>
        <w:outlineLvl w:val="1"/>
        <w:rPr>
          <w:rFonts w:ascii="Helvetica" w:eastAsia="Times New Roman" w:hAnsi="Helvetica" w:cs="Times New Roman"/>
          <w:color w:val="000000"/>
          <w:kern w:val="0"/>
          <w14:ligatures w14:val="none"/>
        </w:rPr>
      </w:pPr>
      <w:r>
        <w:rPr>
          <w:rFonts w:ascii="Helvetica" w:eastAsia="Times New Roman" w:hAnsi="Helvetica" w:cs="Times New Roman"/>
          <w:color w:val="000000"/>
          <w:kern w:val="0"/>
          <w14:ligatures w14:val="none"/>
        </w:rPr>
        <w:t>Neurotransmitter folder includes:</w:t>
      </w:r>
    </w:p>
    <w:p w14:paraId="626DA3ED" w14:textId="3615F838" w:rsidR="00B310D4" w:rsidRDefault="00B310D4" w:rsidP="00B365A5">
      <w:pPr>
        <w:pBdr>
          <w:bottom w:val="single" w:sz="6" w:space="0" w:color="CCCCCC"/>
        </w:pBdr>
        <w:shd w:val="clear" w:color="auto" w:fill="FFFFFF"/>
        <w:spacing w:before="300" w:after="150" w:line="240" w:lineRule="auto"/>
        <w:outlineLvl w:val="1"/>
        <w:rPr>
          <w:rFonts w:ascii="Helvetica" w:eastAsia="Times New Roman" w:hAnsi="Helvetica" w:cs="Times New Roman"/>
          <w:color w:val="000000"/>
          <w:kern w:val="0"/>
          <w14:ligatures w14:val="none"/>
        </w:rPr>
      </w:pPr>
      <w:r>
        <w:rPr>
          <w:rFonts w:ascii="Helvetica" w:eastAsia="Times New Roman" w:hAnsi="Helvetica" w:cs="Times New Roman"/>
          <w:color w:val="000000"/>
          <w:kern w:val="0"/>
          <w14:ligatures w14:val="none"/>
        </w:rPr>
        <w:t xml:space="preserve">The original PET </w:t>
      </w:r>
      <w:proofErr w:type="spellStart"/>
      <w:r>
        <w:rPr>
          <w:rFonts w:ascii="Helvetica" w:eastAsia="Times New Roman" w:hAnsi="Helvetica" w:cs="Times New Roman"/>
          <w:color w:val="000000"/>
          <w:kern w:val="0"/>
          <w14:ligatures w14:val="none"/>
        </w:rPr>
        <w:t>nift</w:t>
      </w:r>
      <w:r w:rsidR="00A56539">
        <w:rPr>
          <w:rFonts w:ascii="Helvetica" w:eastAsia="Times New Roman" w:hAnsi="Helvetica" w:cs="Times New Roman"/>
          <w:color w:val="000000"/>
          <w:kern w:val="0"/>
          <w14:ligatures w14:val="none"/>
        </w:rPr>
        <w:t>i</w:t>
      </w:r>
      <w:proofErr w:type="spellEnd"/>
      <w:r>
        <w:rPr>
          <w:rFonts w:ascii="Helvetica" w:eastAsia="Times New Roman" w:hAnsi="Helvetica" w:cs="Times New Roman"/>
          <w:color w:val="000000"/>
          <w:kern w:val="0"/>
          <w14:ligatures w14:val="none"/>
        </w:rPr>
        <w:t xml:space="preserve"> images </w:t>
      </w:r>
      <w:r w:rsidR="00A56539">
        <w:rPr>
          <w:rFonts w:ascii="Helvetica" w:eastAsia="Times New Roman" w:hAnsi="Helvetica" w:cs="Times New Roman"/>
          <w:color w:val="000000"/>
          <w:kern w:val="0"/>
          <w14:ligatures w14:val="none"/>
        </w:rPr>
        <w:t xml:space="preserve">of neurotransmitters </w:t>
      </w:r>
      <w:r>
        <w:rPr>
          <w:rFonts w:ascii="Helvetica" w:eastAsia="Times New Roman" w:hAnsi="Helvetica" w:cs="Times New Roman"/>
          <w:color w:val="000000"/>
          <w:kern w:val="0"/>
          <w14:ligatures w14:val="none"/>
        </w:rPr>
        <w:t xml:space="preserve">under </w:t>
      </w:r>
      <w:proofErr w:type="spellStart"/>
      <w:r>
        <w:rPr>
          <w:rFonts w:ascii="Helvetica" w:eastAsia="Times New Roman" w:hAnsi="Helvetica" w:cs="Times New Roman"/>
          <w:color w:val="000000"/>
          <w:kern w:val="0"/>
          <w14:ligatures w14:val="none"/>
        </w:rPr>
        <w:t>PET_nifti_images</w:t>
      </w:r>
      <w:proofErr w:type="spellEnd"/>
      <w:r>
        <w:rPr>
          <w:rFonts w:ascii="Helvetica" w:eastAsia="Times New Roman" w:hAnsi="Helvetica" w:cs="Times New Roman"/>
          <w:color w:val="000000"/>
          <w:kern w:val="0"/>
          <w14:ligatures w14:val="none"/>
        </w:rPr>
        <w:t xml:space="preserve"> folder</w:t>
      </w:r>
      <w:r w:rsidR="00DD196E">
        <w:rPr>
          <w:rFonts w:ascii="Helvetica" w:eastAsia="Times New Roman" w:hAnsi="Helvetica" w:cs="Times New Roman"/>
          <w:color w:val="000000"/>
          <w:kern w:val="0"/>
          <w14:ligatures w14:val="none"/>
        </w:rPr>
        <w:t>, shared by Hansen et al.</w:t>
      </w:r>
      <w:r>
        <w:rPr>
          <w:rFonts w:ascii="Helvetica" w:eastAsia="Times New Roman" w:hAnsi="Helvetica" w:cs="Times New Roman"/>
          <w:color w:val="000000"/>
          <w:kern w:val="0"/>
          <w14:ligatures w14:val="none"/>
        </w:rPr>
        <w:t xml:space="preserve">: </w:t>
      </w:r>
      <w:r w:rsidR="001E694F">
        <w:rPr>
          <w:rFonts w:ascii="Helvetica" w:eastAsia="Times New Roman" w:hAnsi="Helvetica" w:cs="Times New Roman"/>
          <w:color w:val="000000"/>
          <w:kern w:val="0"/>
          <w14:ligatures w14:val="none"/>
        </w:rPr>
        <w:fldChar w:fldCharType="begin"/>
      </w:r>
      <w:ins w:id="0" w:author="Yuan Zhang" w:date="2025-07-24T12:36:00Z" w16du:dateUtc="2025-07-24T19:36:00Z">
        <w:r w:rsidR="001E694F">
          <w:rPr>
            <w:rFonts w:ascii="Helvetica" w:eastAsia="Times New Roman" w:hAnsi="Helvetica" w:cs="Times New Roman"/>
            <w:color w:val="000000"/>
            <w:kern w:val="0"/>
            <w14:ligatures w14:val="none"/>
          </w:rPr>
          <w:instrText>HYPERLINK "</w:instrText>
        </w:r>
      </w:ins>
      <w:r w:rsidR="001E694F" w:rsidRPr="001E694F">
        <w:rPr>
          <w:rFonts w:ascii="Helvetica" w:eastAsia="Times New Roman" w:hAnsi="Helvetica" w:cs="Times New Roman"/>
          <w:color w:val="000000"/>
          <w:kern w:val="0"/>
          <w14:ligatures w14:val="none"/>
        </w:rPr>
        <w:instrText>https://github.com/netneurolab/hansen_receptors/tree/main/data/PET_nifti_images</w:instrText>
      </w:r>
      <w:ins w:id="1" w:author="Yuan Zhang" w:date="2025-07-24T12:36:00Z" w16du:dateUtc="2025-07-24T19:36:00Z">
        <w:r w:rsidR="001E694F">
          <w:rPr>
            <w:rFonts w:ascii="Helvetica" w:eastAsia="Times New Roman" w:hAnsi="Helvetica" w:cs="Times New Roman"/>
            <w:color w:val="000000"/>
            <w:kern w:val="0"/>
            <w14:ligatures w14:val="none"/>
          </w:rPr>
          <w:instrText>"</w:instrText>
        </w:r>
      </w:ins>
      <w:r w:rsidR="001E694F">
        <w:rPr>
          <w:rFonts w:ascii="Helvetica" w:eastAsia="Times New Roman" w:hAnsi="Helvetica" w:cs="Times New Roman"/>
          <w:color w:val="000000"/>
          <w:kern w:val="0"/>
          <w14:ligatures w14:val="none"/>
        </w:rPr>
      </w:r>
      <w:r w:rsidR="001E694F">
        <w:rPr>
          <w:rFonts w:ascii="Helvetica" w:eastAsia="Times New Roman" w:hAnsi="Helvetica" w:cs="Times New Roman"/>
          <w:color w:val="000000"/>
          <w:kern w:val="0"/>
          <w14:ligatures w14:val="none"/>
        </w:rPr>
        <w:fldChar w:fldCharType="separate"/>
      </w:r>
      <w:r w:rsidR="001E694F" w:rsidRPr="006965B7">
        <w:rPr>
          <w:rStyle w:val="Hyperlink"/>
          <w:rFonts w:ascii="Helvetica" w:eastAsia="Times New Roman" w:hAnsi="Helvetica" w:cs="Times New Roman"/>
          <w:kern w:val="0"/>
          <w14:ligatures w14:val="none"/>
        </w:rPr>
        <w:t>https://github.com/netneurolab/hansen_receptors/tree/main/data/PET_nifti_images</w:t>
      </w:r>
      <w:r w:rsidR="001E694F">
        <w:rPr>
          <w:rFonts w:ascii="Helvetica" w:eastAsia="Times New Roman" w:hAnsi="Helvetica" w:cs="Times New Roman"/>
          <w:color w:val="000000"/>
          <w:kern w:val="0"/>
          <w14:ligatures w14:val="none"/>
        </w:rPr>
        <w:fldChar w:fldCharType="end"/>
      </w:r>
      <w:r w:rsidR="001E694F">
        <w:rPr>
          <w:rFonts w:ascii="Helvetica" w:eastAsia="Times New Roman" w:hAnsi="Helvetica" w:cs="Times New Roman"/>
          <w:color w:val="000000"/>
          <w:kern w:val="0"/>
          <w14:ligatures w14:val="none"/>
        </w:rPr>
        <w:t xml:space="preserve"> </w:t>
      </w:r>
      <w:r>
        <w:rPr>
          <w:rFonts w:ascii="Helvetica" w:eastAsia="Times New Roman" w:hAnsi="Helvetica" w:cs="Times New Roman"/>
          <w:color w:val="000000"/>
          <w:kern w:val="0"/>
          <w14:ligatures w14:val="none"/>
        </w:rPr>
        <w:t xml:space="preserve"> </w:t>
      </w:r>
    </w:p>
    <w:p w14:paraId="634D1927" w14:textId="0AD5CAC0" w:rsidR="00A56539" w:rsidRDefault="00A56539" w:rsidP="00B365A5">
      <w:pPr>
        <w:pBdr>
          <w:bottom w:val="single" w:sz="6" w:space="0" w:color="CCCCCC"/>
        </w:pBdr>
        <w:shd w:val="clear" w:color="auto" w:fill="FFFFFF"/>
        <w:spacing w:before="300" w:after="150" w:line="240" w:lineRule="auto"/>
        <w:outlineLvl w:val="1"/>
        <w:rPr>
          <w:rFonts w:ascii="Helvetica" w:eastAsia="Times New Roman" w:hAnsi="Helvetica" w:cs="Times New Roman"/>
          <w:color w:val="000000"/>
          <w:kern w:val="0"/>
          <w14:ligatures w14:val="none"/>
        </w:rPr>
      </w:pPr>
      <w:r>
        <w:rPr>
          <w:rFonts w:ascii="Helvetica" w:eastAsia="Times New Roman" w:hAnsi="Helvetica" w:cs="Times New Roman"/>
          <w:color w:val="000000"/>
          <w:kern w:val="0"/>
          <w14:ligatures w14:val="none"/>
        </w:rPr>
        <w:t xml:space="preserve">PET images parcellated using </w:t>
      </w:r>
      <w:proofErr w:type="spellStart"/>
      <w:r>
        <w:rPr>
          <w:rFonts w:ascii="Helvetica" w:eastAsia="Times New Roman" w:hAnsi="Helvetica" w:cs="Times New Roman"/>
          <w:color w:val="000000"/>
          <w:kern w:val="0"/>
          <w14:ligatures w14:val="none"/>
        </w:rPr>
        <w:t>brainnetome</w:t>
      </w:r>
      <w:proofErr w:type="spellEnd"/>
      <w:r>
        <w:rPr>
          <w:rFonts w:ascii="Helvetica" w:eastAsia="Times New Roman" w:hAnsi="Helvetica" w:cs="Times New Roman"/>
          <w:color w:val="000000"/>
          <w:kern w:val="0"/>
          <w14:ligatures w14:val="none"/>
        </w:rPr>
        <w:t xml:space="preserve"> atlas and saved as csv files under </w:t>
      </w:r>
      <w:proofErr w:type="spellStart"/>
      <w:r>
        <w:rPr>
          <w:rFonts w:ascii="Helvetica" w:eastAsia="Times New Roman" w:hAnsi="Helvetica" w:cs="Times New Roman"/>
          <w:color w:val="000000"/>
          <w:kern w:val="0"/>
          <w14:ligatures w14:val="none"/>
        </w:rPr>
        <w:t>PET_parcellated</w:t>
      </w:r>
      <w:proofErr w:type="spellEnd"/>
      <w:r>
        <w:rPr>
          <w:rFonts w:ascii="Helvetica" w:eastAsia="Times New Roman" w:hAnsi="Helvetica" w:cs="Times New Roman"/>
          <w:color w:val="000000"/>
          <w:kern w:val="0"/>
          <w14:ligatures w14:val="none"/>
        </w:rPr>
        <w:t>/bn246/ folder</w:t>
      </w:r>
    </w:p>
    <w:p w14:paraId="436C2455" w14:textId="2832D55E" w:rsidR="00B310D4" w:rsidRDefault="00B310D4" w:rsidP="00B365A5">
      <w:pPr>
        <w:pBdr>
          <w:bottom w:val="single" w:sz="6" w:space="0" w:color="CCCCCC"/>
        </w:pBdr>
        <w:shd w:val="clear" w:color="auto" w:fill="FFFFFF"/>
        <w:spacing w:before="300" w:after="150" w:line="240" w:lineRule="auto"/>
        <w:outlineLvl w:val="1"/>
        <w:rPr>
          <w:rFonts w:ascii="Helvetica" w:eastAsia="Times New Roman" w:hAnsi="Helvetica" w:cs="Times New Roman"/>
          <w:color w:val="000000"/>
          <w:kern w:val="0"/>
          <w14:ligatures w14:val="none"/>
        </w:rPr>
      </w:pPr>
      <w:proofErr w:type="spellStart"/>
      <w:r>
        <w:rPr>
          <w:rFonts w:ascii="Helvetica" w:eastAsia="Times New Roman" w:hAnsi="Helvetica" w:cs="Times New Roman"/>
          <w:color w:val="000000"/>
          <w:kern w:val="0"/>
          <w14:ligatures w14:val="none"/>
        </w:rPr>
        <w:t>nifti</w:t>
      </w:r>
      <w:proofErr w:type="spellEnd"/>
      <w:r>
        <w:rPr>
          <w:rFonts w:ascii="Helvetica" w:eastAsia="Times New Roman" w:hAnsi="Helvetica" w:cs="Times New Roman"/>
          <w:color w:val="000000"/>
          <w:kern w:val="0"/>
          <w14:ligatures w14:val="none"/>
        </w:rPr>
        <w:t xml:space="preserve"> images of the 19 neurotransmitters </w:t>
      </w:r>
      <w:r w:rsidR="00E1504D">
        <w:rPr>
          <w:rFonts w:ascii="Helvetica" w:eastAsia="Times New Roman" w:hAnsi="Helvetica" w:cs="Times New Roman"/>
          <w:color w:val="000000"/>
          <w:kern w:val="0"/>
          <w14:ligatures w14:val="none"/>
        </w:rPr>
        <w:t>(</w:t>
      </w:r>
      <w:proofErr w:type="spellStart"/>
      <w:r w:rsidR="00E1504D">
        <w:rPr>
          <w:rFonts w:ascii="Helvetica" w:eastAsia="Times New Roman" w:hAnsi="Helvetica" w:cs="Times New Roman"/>
          <w:color w:val="000000"/>
          <w:kern w:val="0"/>
          <w14:ligatures w14:val="none"/>
        </w:rPr>
        <w:t>brainnetome</w:t>
      </w:r>
      <w:proofErr w:type="spellEnd"/>
      <w:r w:rsidR="00E1504D">
        <w:rPr>
          <w:rFonts w:ascii="Helvetica" w:eastAsia="Times New Roman" w:hAnsi="Helvetica" w:cs="Times New Roman"/>
          <w:color w:val="000000"/>
          <w:kern w:val="0"/>
          <w14:ligatures w14:val="none"/>
        </w:rPr>
        <w:t xml:space="preserve"> parcellated</w:t>
      </w:r>
      <w:r w:rsidR="00EA2FDF">
        <w:rPr>
          <w:rFonts w:ascii="Helvetica" w:eastAsia="Times New Roman" w:hAnsi="Helvetica" w:cs="Times New Roman"/>
          <w:color w:val="000000"/>
          <w:kern w:val="0"/>
          <w14:ligatures w14:val="none"/>
        </w:rPr>
        <w:t>, and z-scored</w:t>
      </w:r>
      <w:r w:rsidR="00E1504D">
        <w:rPr>
          <w:rFonts w:ascii="Helvetica" w:eastAsia="Times New Roman" w:hAnsi="Helvetica" w:cs="Times New Roman"/>
          <w:color w:val="000000"/>
          <w:kern w:val="0"/>
          <w14:ligatures w14:val="none"/>
        </w:rPr>
        <w:t xml:space="preserve">) </w:t>
      </w:r>
      <w:r>
        <w:rPr>
          <w:rFonts w:ascii="Helvetica" w:eastAsia="Times New Roman" w:hAnsi="Helvetica" w:cs="Times New Roman"/>
          <w:color w:val="000000"/>
          <w:kern w:val="0"/>
          <w14:ligatures w14:val="none"/>
        </w:rPr>
        <w:t>under nift</w:t>
      </w:r>
      <w:r w:rsidR="00E1504D">
        <w:rPr>
          <w:rFonts w:ascii="Helvetica" w:eastAsia="Times New Roman" w:hAnsi="Helvetica" w:cs="Times New Roman"/>
          <w:color w:val="000000"/>
          <w:kern w:val="0"/>
          <w14:ligatures w14:val="none"/>
        </w:rPr>
        <w:t>i</w:t>
      </w:r>
      <w:r>
        <w:rPr>
          <w:rFonts w:ascii="Helvetica" w:eastAsia="Times New Roman" w:hAnsi="Helvetica" w:cs="Times New Roman"/>
          <w:color w:val="000000"/>
          <w:kern w:val="0"/>
          <w14:ligatures w14:val="none"/>
        </w:rPr>
        <w:t>_images_19 folder</w:t>
      </w:r>
      <w:r w:rsidR="00E1504D">
        <w:rPr>
          <w:rFonts w:ascii="Helvetica" w:eastAsia="Times New Roman" w:hAnsi="Helvetica" w:cs="Times New Roman"/>
          <w:color w:val="000000"/>
          <w:kern w:val="0"/>
          <w14:ligatures w14:val="none"/>
        </w:rPr>
        <w:t xml:space="preserve">. </w:t>
      </w:r>
      <w:r w:rsidR="00B249A7">
        <w:rPr>
          <w:rFonts w:ascii="Helvetica" w:eastAsia="Times New Roman" w:hAnsi="Helvetica" w:cs="Times New Roman"/>
          <w:color w:val="000000"/>
          <w:kern w:val="0"/>
          <w14:ligatures w14:val="none"/>
        </w:rPr>
        <w:t>These files were used for visualization of neurotransmitter maps</w:t>
      </w:r>
    </w:p>
    <w:p w14:paraId="740A7DD0" w14:textId="594203AE" w:rsidR="00B249A7" w:rsidRDefault="00D40006" w:rsidP="00B365A5">
      <w:pPr>
        <w:pBdr>
          <w:bottom w:val="single" w:sz="6" w:space="0" w:color="CCCCCC"/>
        </w:pBdr>
        <w:shd w:val="clear" w:color="auto" w:fill="FFFFFF"/>
        <w:spacing w:before="300" w:after="150" w:line="240" w:lineRule="auto"/>
        <w:outlineLvl w:val="1"/>
        <w:rPr>
          <w:rFonts w:ascii="Helvetica" w:eastAsia="Times New Roman" w:hAnsi="Helvetica" w:cs="Times New Roman"/>
          <w:color w:val="000000"/>
          <w:kern w:val="0"/>
          <w14:ligatures w14:val="none"/>
        </w:rPr>
      </w:pPr>
      <w:r>
        <w:rPr>
          <w:rFonts w:ascii="Helvetica" w:eastAsia="Times New Roman" w:hAnsi="Helvetica" w:cs="Times New Roman"/>
          <w:color w:val="000000"/>
          <w:kern w:val="0"/>
          <w14:ligatures w14:val="none"/>
        </w:rPr>
        <w:t xml:space="preserve">receptor_data_bn246.csv this is the 19 neurotransmitter maps’ matrix </w:t>
      </w:r>
      <w:r w:rsidR="00955920">
        <w:rPr>
          <w:rFonts w:ascii="Helvetica" w:eastAsia="Times New Roman" w:hAnsi="Helvetica" w:cs="Times New Roman"/>
          <w:color w:val="000000"/>
          <w:kern w:val="0"/>
          <w14:ligatures w14:val="none"/>
        </w:rPr>
        <w:t xml:space="preserve">(row = brain regions, col = neurotransmitters) </w:t>
      </w:r>
      <w:r>
        <w:rPr>
          <w:rFonts w:ascii="Helvetica" w:eastAsia="Times New Roman" w:hAnsi="Helvetica" w:cs="Times New Roman"/>
          <w:color w:val="000000"/>
          <w:kern w:val="0"/>
          <w14:ligatures w14:val="none"/>
        </w:rPr>
        <w:t>used in neurotransmitter analysis</w:t>
      </w:r>
    </w:p>
    <w:p w14:paraId="1032EB60" w14:textId="665116F3" w:rsidR="006C469B" w:rsidRDefault="006C469B" w:rsidP="00B365A5">
      <w:pPr>
        <w:pBdr>
          <w:bottom w:val="single" w:sz="6" w:space="0" w:color="CCCCCC"/>
        </w:pBdr>
        <w:shd w:val="clear" w:color="auto" w:fill="FFFFFF"/>
        <w:spacing w:before="300" w:after="150" w:line="240" w:lineRule="auto"/>
        <w:outlineLvl w:val="1"/>
        <w:rPr>
          <w:rFonts w:ascii="Helvetica" w:eastAsia="Times New Roman" w:hAnsi="Helvetica" w:cs="Times New Roman"/>
          <w:color w:val="000000"/>
          <w:kern w:val="0"/>
          <w14:ligatures w14:val="none"/>
        </w:rPr>
      </w:pPr>
      <w:proofErr w:type="spellStart"/>
      <w:r>
        <w:rPr>
          <w:rFonts w:ascii="Helvetica" w:eastAsia="Times New Roman" w:hAnsi="Helvetica" w:cs="Times New Roman"/>
          <w:color w:val="000000"/>
          <w:kern w:val="0"/>
          <w14:ligatures w14:val="none"/>
        </w:rPr>
        <w:t>receptor_names_pet.npy</w:t>
      </w:r>
      <w:proofErr w:type="spellEnd"/>
      <w:r>
        <w:rPr>
          <w:rFonts w:ascii="Helvetica" w:eastAsia="Times New Roman" w:hAnsi="Helvetica" w:cs="Times New Roman"/>
          <w:color w:val="000000"/>
          <w:kern w:val="0"/>
          <w14:ligatures w14:val="none"/>
        </w:rPr>
        <w:t xml:space="preserve"> </w:t>
      </w:r>
      <w:r w:rsidR="0074631F">
        <w:rPr>
          <w:rFonts w:ascii="Helvetica" w:eastAsia="Times New Roman" w:hAnsi="Helvetica" w:cs="Times New Roman" w:hint="eastAsia"/>
          <w:color w:val="000000"/>
          <w:kern w:val="0"/>
          <w14:ligatures w14:val="none"/>
        </w:rPr>
        <w:t xml:space="preserve"> receptor names</w:t>
      </w:r>
    </w:p>
    <w:p w14:paraId="568B626D" w14:textId="77777777" w:rsidR="00B249A7" w:rsidRDefault="00B249A7" w:rsidP="00B365A5">
      <w:pPr>
        <w:pBdr>
          <w:bottom w:val="single" w:sz="6" w:space="0" w:color="CCCCCC"/>
        </w:pBdr>
        <w:shd w:val="clear" w:color="auto" w:fill="FFFFFF"/>
        <w:spacing w:before="300" w:after="150" w:line="240" w:lineRule="auto"/>
        <w:outlineLvl w:val="1"/>
        <w:rPr>
          <w:rFonts w:ascii="Helvetica" w:eastAsia="Times New Roman" w:hAnsi="Helvetica" w:cs="Times New Roman"/>
          <w:color w:val="000000"/>
          <w:kern w:val="0"/>
          <w14:ligatures w14:val="none"/>
        </w:rPr>
      </w:pPr>
    </w:p>
    <w:p w14:paraId="4FC2D6A8" w14:textId="55E8AEA9" w:rsidR="005174E5" w:rsidRPr="007C6682" w:rsidRDefault="00B310D4" w:rsidP="00B365A5">
      <w:pPr>
        <w:pBdr>
          <w:bottom w:val="single" w:sz="6" w:space="0" w:color="CCCCCC"/>
        </w:pBdr>
        <w:shd w:val="clear" w:color="auto" w:fill="FFFFFF"/>
        <w:spacing w:before="300" w:after="150" w:line="240" w:lineRule="auto"/>
        <w:outlineLvl w:val="1"/>
        <w:rPr>
          <w:rFonts w:ascii="Helvetica" w:eastAsia="Times New Roman" w:hAnsi="Helvetica" w:cs="Times New Roman"/>
          <w:color w:val="000000"/>
          <w:kern w:val="0"/>
          <w14:ligatures w14:val="none"/>
        </w:rPr>
      </w:pPr>
      <w:r>
        <w:rPr>
          <w:rFonts w:ascii="Helvetica" w:eastAsia="Times New Roman" w:hAnsi="Helvetica" w:cs="Times New Roman"/>
          <w:color w:val="000000"/>
          <w:kern w:val="0"/>
          <w14:ligatures w14:val="none"/>
        </w:rPr>
        <w:t xml:space="preserve"> </w:t>
      </w:r>
    </w:p>
    <w:p w14:paraId="077E4A64" w14:textId="41E3B5EF" w:rsidR="00E56308" w:rsidRDefault="00B365A5" w:rsidP="00B365A5">
      <w:pPr>
        <w:pBdr>
          <w:bottom w:val="single" w:sz="6" w:space="0" w:color="CCCCCC"/>
        </w:pBdr>
        <w:shd w:val="clear" w:color="auto" w:fill="FFFFFF"/>
        <w:spacing w:before="300" w:after="150" w:line="240" w:lineRule="auto"/>
        <w:outlineLvl w:val="1"/>
        <w:rPr>
          <w:rFonts w:ascii="Helvetica" w:eastAsia="Times New Roman" w:hAnsi="Helvetica" w:cs="Times New Roman"/>
          <w:b/>
          <w:bCs/>
          <w:color w:val="000000"/>
          <w:kern w:val="0"/>
          <w14:ligatures w14:val="none"/>
        </w:rPr>
      </w:pPr>
      <w:r w:rsidRPr="00B365A5">
        <w:rPr>
          <w:rFonts w:ascii="Helvetica" w:eastAsia="Times New Roman" w:hAnsi="Helvetica" w:cs="Times New Roman"/>
          <w:b/>
          <w:bCs/>
          <w:color w:val="000000"/>
          <w:kern w:val="0"/>
          <w14:ligatures w14:val="none"/>
        </w:rPr>
        <w:t xml:space="preserve">Key </w:t>
      </w:r>
      <w:r w:rsidR="00B94F29">
        <w:rPr>
          <w:rFonts w:ascii="Helvetica" w:eastAsia="Times New Roman" w:hAnsi="Helvetica" w:cs="Times New Roman"/>
          <w:b/>
          <w:bCs/>
          <w:color w:val="000000"/>
          <w:kern w:val="0"/>
          <w14:ligatures w14:val="none"/>
        </w:rPr>
        <w:t xml:space="preserve">analyses </w:t>
      </w:r>
      <w:r w:rsidRPr="00B365A5">
        <w:rPr>
          <w:rFonts w:ascii="Helvetica" w:eastAsia="Times New Roman" w:hAnsi="Helvetica" w:cs="Times New Roman"/>
          <w:b/>
          <w:bCs/>
          <w:color w:val="000000"/>
          <w:kern w:val="0"/>
          <w14:ligatures w14:val="none"/>
        </w:rPr>
        <w:t xml:space="preserve">steps and corresponding scripts </w:t>
      </w:r>
    </w:p>
    <w:p w14:paraId="48041260" w14:textId="56C31641" w:rsidR="001F345C" w:rsidRDefault="00E254B5" w:rsidP="00B365A5">
      <w:pPr>
        <w:pBdr>
          <w:bottom w:val="single" w:sz="6" w:space="0" w:color="CCCCCC"/>
        </w:pBdr>
        <w:shd w:val="clear" w:color="auto" w:fill="FFFFFF"/>
        <w:spacing w:before="300" w:after="150" w:line="240" w:lineRule="auto"/>
        <w:outlineLvl w:val="1"/>
        <w:rPr>
          <w:rFonts w:ascii="Helvetica" w:eastAsia="Times New Roman" w:hAnsi="Helvetica" w:cs="Times New Roman"/>
          <w:color w:val="000000"/>
          <w:kern w:val="0"/>
          <w14:ligatures w14:val="none"/>
        </w:rPr>
      </w:pPr>
      <w:r w:rsidRPr="001A70CE">
        <w:rPr>
          <w:rFonts w:ascii="Helvetica" w:eastAsia="Times New Roman" w:hAnsi="Helvetica" w:cs="Times New Roman"/>
          <w:color w:val="000000"/>
          <w:kern w:val="0"/>
          <w14:ligatures w14:val="none"/>
        </w:rPr>
        <w:lastRenderedPageBreak/>
        <w:t xml:space="preserve">1. </w:t>
      </w:r>
      <w:r w:rsidR="001F345C">
        <w:rPr>
          <w:rFonts w:ascii="Helvetica" w:eastAsia="Times New Roman" w:hAnsi="Helvetica" w:cs="Times New Roman" w:hint="eastAsia"/>
          <w:color w:val="000000"/>
          <w:kern w:val="0"/>
          <w14:ligatures w14:val="none"/>
        </w:rPr>
        <w:t>Behavioral Analysis</w:t>
      </w:r>
    </w:p>
    <w:p w14:paraId="7679FA6C" w14:textId="56B8A194" w:rsidR="002E2472" w:rsidRDefault="002E2472" w:rsidP="00B365A5">
      <w:pPr>
        <w:pBdr>
          <w:bottom w:val="single" w:sz="6" w:space="0" w:color="CCCCCC"/>
        </w:pBdr>
        <w:shd w:val="clear" w:color="auto" w:fill="FFFFFF"/>
        <w:spacing w:before="300" w:after="150" w:line="240" w:lineRule="auto"/>
        <w:outlineLvl w:val="1"/>
        <w:rPr>
          <w:rFonts w:ascii="Helvetica" w:eastAsia="Times New Roman" w:hAnsi="Helvetica" w:cs="Times New Roman"/>
          <w:color w:val="000000"/>
          <w:kern w:val="0"/>
          <w14:ligatures w14:val="none"/>
        </w:rPr>
      </w:pPr>
      <w:r>
        <w:rPr>
          <w:rFonts w:ascii="Helvetica" w:eastAsia="Times New Roman" w:hAnsi="Helvetica" w:cs="Times New Roman" w:hint="eastAsia"/>
          <w:color w:val="000000"/>
          <w:kern w:val="0"/>
          <w14:ligatures w14:val="none"/>
        </w:rPr>
        <w:t>We examined correlations between key behavioral variables for CMI-HBN and Stanford cohorts</w:t>
      </w:r>
    </w:p>
    <w:p w14:paraId="31C31D10" w14:textId="787FD453" w:rsidR="002E2472" w:rsidRDefault="00AB0BF1" w:rsidP="00B365A5">
      <w:pPr>
        <w:pBdr>
          <w:bottom w:val="single" w:sz="6" w:space="0" w:color="CCCCCC"/>
        </w:pBdr>
        <w:shd w:val="clear" w:color="auto" w:fill="FFFFFF"/>
        <w:spacing w:before="300" w:after="150" w:line="240" w:lineRule="auto"/>
        <w:outlineLvl w:val="1"/>
        <w:rPr>
          <w:rFonts w:ascii="Helvetica" w:eastAsia="Times New Roman" w:hAnsi="Helvetica" w:cs="Times New Roman"/>
          <w:color w:val="000000"/>
          <w:kern w:val="0"/>
          <w14:ligatures w14:val="none"/>
        </w:rPr>
      </w:pPr>
      <w:r>
        <w:rPr>
          <w:rFonts w:ascii="Helvetica" w:eastAsia="Times New Roman" w:hAnsi="Helvetica" w:cs="Times New Roman" w:hint="eastAsia"/>
          <w:color w:val="000000"/>
          <w:kern w:val="0"/>
          <w14:ligatures w14:val="none"/>
        </w:rPr>
        <w:t>scripts/behavior</w:t>
      </w:r>
      <w:r w:rsidR="00ED2782">
        <w:rPr>
          <w:rFonts w:ascii="Helvetica" w:eastAsia="Times New Roman" w:hAnsi="Helvetica" w:cs="Times New Roman" w:hint="eastAsia"/>
          <w:color w:val="000000"/>
          <w:kern w:val="0"/>
          <w14:ligatures w14:val="none"/>
        </w:rPr>
        <w:t>/</w:t>
      </w:r>
      <w:r w:rsidR="00ED2782" w:rsidRPr="00ED2782">
        <w:t xml:space="preserve"> </w:t>
      </w:r>
      <w:proofErr w:type="spellStart"/>
      <w:r w:rsidR="00ED2782" w:rsidRPr="00ED2782">
        <w:rPr>
          <w:rFonts w:ascii="Helvetica" w:eastAsia="Times New Roman" w:hAnsi="Helvetica" w:cs="Times New Roman"/>
          <w:color w:val="000000"/>
          <w:kern w:val="0"/>
          <w14:ligatures w14:val="none"/>
        </w:rPr>
        <w:t>behavior_analysis</w:t>
      </w:r>
      <w:r w:rsidR="00ED2782">
        <w:rPr>
          <w:rFonts w:ascii="Helvetica" w:eastAsia="Times New Roman" w:hAnsi="Helvetica" w:cs="Times New Roman" w:hint="eastAsia"/>
          <w:color w:val="000000"/>
          <w:kern w:val="0"/>
          <w14:ligatures w14:val="none"/>
        </w:rPr>
        <w:t>.R</w:t>
      </w:r>
      <w:proofErr w:type="spellEnd"/>
    </w:p>
    <w:p w14:paraId="48B8081D" w14:textId="0B5A8D96" w:rsidR="003001D4" w:rsidRDefault="001F345C" w:rsidP="00B365A5">
      <w:pPr>
        <w:pBdr>
          <w:bottom w:val="single" w:sz="6" w:space="0" w:color="CCCCCC"/>
        </w:pBdr>
        <w:shd w:val="clear" w:color="auto" w:fill="FFFFFF"/>
        <w:spacing w:before="300" w:after="150" w:line="240" w:lineRule="auto"/>
        <w:outlineLvl w:val="1"/>
        <w:rPr>
          <w:rFonts w:ascii="Helvetica" w:eastAsia="Times New Roman" w:hAnsi="Helvetica" w:cs="Times New Roman"/>
          <w:color w:val="000000"/>
          <w:kern w:val="0"/>
          <w14:ligatures w14:val="none"/>
        </w:rPr>
      </w:pPr>
      <w:r>
        <w:rPr>
          <w:rFonts w:ascii="Helvetica" w:eastAsia="Times New Roman" w:hAnsi="Helvetica" w:cs="Times New Roman" w:hint="eastAsia"/>
          <w:color w:val="000000"/>
          <w:kern w:val="0"/>
          <w14:ligatures w14:val="none"/>
        </w:rPr>
        <w:t xml:space="preserve">2. </w:t>
      </w:r>
      <w:r w:rsidR="00CD4BDF">
        <w:rPr>
          <w:rFonts w:ascii="Helvetica" w:eastAsia="Times New Roman" w:hAnsi="Helvetica" w:cs="Times New Roman"/>
          <w:color w:val="000000"/>
          <w:kern w:val="0"/>
          <w14:ligatures w14:val="none"/>
        </w:rPr>
        <w:t xml:space="preserve">Canonical Correlation Analysis </w:t>
      </w:r>
    </w:p>
    <w:p w14:paraId="3217CC30" w14:textId="0B5855AD" w:rsidR="00E60071" w:rsidRDefault="00255703" w:rsidP="00B365A5">
      <w:pPr>
        <w:pBdr>
          <w:bottom w:val="single" w:sz="6" w:space="0" w:color="CCCCCC"/>
        </w:pBdr>
        <w:shd w:val="clear" w:color="auto" w:fill="FFFFFF"/>
        <w:spacing w:before="300" w:after="150" w:line="240" w:lineRule="auto"/>
        <w:outlineLvl w:val="1"/>
      </w:pPr>
      <w:r>
        <w:rPr>
          <w:rFonts w:ascii="Helvetica" w:eastAsia="Times New Roman" w:hAnsi="Helvetica" w:cs="Times New Roman"/>
          <w:color w:val="000000"/>
          <w:kern w:val="0"/>
          <w14:ligatures w14:val="none"/>
        </w:rPr>
        <w:t xml:space="preserve">We conducted CCA to examine </w:t>
      </w:r>
      <w:r w:rsidRPr="001D3906">
        <w:t>relationships between grey matter volume</w:t>
      </w:r>
      <w:r>
        <w:t>s</w:t>
      </w:r>
      <w:r w:rsidRPr="001D3906">
        <w:t xml:space="preserve"> and</w:t>
      </w:r>
      <w:r>
        <w:t xml:space="preserve"> mathematical or reading abilities</w:t>
      </w:r>
      <w:r w:rsidRPr="001D3906">
        <w:t>, while controlling for age</w:t>
      </w:r>
    </w:p>
    <w:p w14:paraId="41FFC256" w14:textId="675A410A" w:rsidR="004C19F7" w:rsidRDefault="00A51D36" w:rsidP="00B365A5">
      <w:pPr>
        <w:pBdr>
          <w:bottom w:val="single" w:sz="6" w:space="0" w:color="CCCCCC"/>
        </w:pBdr>
        <w:shd w:val="clear" w:color="auto" w:fill="FFFFFF"/>
        <w:spacing w:before="300" w:after="150" w:line="240" w:lineRule="auto"/>
        <w:outlineLvl w:val="1"/>
      </w:pPr>
      <w:r>
        <w:t xml:space="preserve">CMI-HBN:  </w:t>
      </w:r>
      <w:r w:rsidR="00B059D3">
        <w:rPr>
          <w:rFonts w:hint="eastAsia"/>
        </w:rPr>
        <w:t>scripts/</w:t>
      </w:r>
      <w:proofErr w:type="spellStart"/>
      <w:r w:rsidR="00B059D3">
        <w:rPr>
          <w:rFonts w:hint="eastAsia"/>
        </w:rPr>
        <w:t>cca</w:t>
      </w:r>
      <w:proofErr w:type="spellEnd"/>
      <w:r w:rsidR="00B059D3">
        <w:rPr>
          <w:rFonts w:hint="eastAsia"/>
        </w:rPr>
        <w:t>/</w:t>
      </w:r>
      <w:proofErr w:type="spellStart"/>
      <w:r w:rsidR="001D3D13">
        <w:rPr>
          <w:rFonts w:hint="eastAsia"/>
        </w:rPr>
        <w:t>full_sample</w:t>
      </w:r>
      <w:proofErr w:type="spellEnd"/>
      <w:r w:rsidR="001D3D13">
        <w:rPr>
          <w:rFonts w:hint="eastAsia"/>
        </w:rPr>
        <w:t>/</w:t>
      </w:r>
      <w:r w:rsidR="00FD52D6" w:rsidRPr="00FD52D6">
        <w:t xml:space="preserve"> </w:t>
      </w:r>
      <w:proofErr w:type="spellStart"/>
      <w:r w:rsidR="00FD52D6" w:rsidRPr="00FD52D6">
        <w:t>Wholebrain_CCA_cmi</w:t>
      </w:r>
      <w:r w:rsidR="00FD52D6">
        <w:rPr>
          <w:rFonts w:hint="eastAsia"/>
        </w:rPr>
        <w:t>.R</w:t>
      </w:r>
      <w:proofErr w:type="spellEnd"/>
      <w:r w:rsidR="00557972">
        <w:rPr>
          <w:rFonts w:hint="eastAsia"/>
        </w:rPr>
        <w:t xml:space="preserve"> and </w:t>
      </w:r>
      <w:r w:rsidR="000F3462">
        <w:rPr>
          <w:rFonts w:hint="eastAsia"/>
        </w:rPr>
        <w:t>results/</w:t>
      </w:r>
      <w:proofErr w:type="spellStart"/>
      <w:r w:rsidR="0032164C">
        <w:rPr>
          <w:rFonts w:hint="eastAsia"/>
        </w:rPr>
        <w:t>cca</w:t>
      </w:r>
      <w:proofErr w:type="spellEnd"/>
      <w:r w:rsidR="0032164C">
        <w:rPr>
          <w:rFonts w:hint="eastAsia"/>
        </w:rPr>
        <w:t>/cmi/</w:t>
      </w:r>
      <w:r w:rsidR="005D38EC" w:rsidRPr="005D38EC">
        <w:t xml:space="preserve"> </w:t>
      </w:r>
      <w:proofErr w:type="spellStart"/>
      <w:r w:rsidR="005D38EC" w:rsidRPr="005D38EC">
        <w:t>wholebrain_cca_cmi_math</w:t>
      </w:r>
      <w:proofErr w:type="spellEnd"/>
      <w:r w:rsidR="005D38EC">
        <w:rPr>
          <w:rFonts w:hint="eastAsia"/>
        </w:rPr>
        <w:t xml:space="preserve"> and results/</w:t>
      </w:r>
      <w:proofErr w:type="spellStart"/>
      <w:r w:rsidR="005D38EC">
        <w:rPr>
          <w:rFonts w:hint="eastAsia"/>
        </w:rPr>
        <w:t>cca</w:t>
      </w:r>
      <w:proofErr w:type="spellEnd"/>
      <w:r w:rsidR="005D38EC">
        <w:rPr>
          <w:rFonts w:hint="eastAsia"/>
        </w:rPr>
        <w:t>/cmi/</w:t>
      </w:r>
      <w:r w:rsidR="005D38EC" w:rsidRPr="005D38EC">
        <w:t xml:space="preserve"> </w:t>
      </w:r>
      <w:proofErr w:type="spellStart"/>
      <w:r w:rsidR="005D38EC" w:rsidRPr="005D38EC">
        <w:t>wholebrain_cca_cmi_</w:t>
      </w:r>
      <w:r w:rsidR="005D38EC">
        <w:rPr>
          <w:rFonts w:hint="eastAsia"/>
        </w:rPr>
        <w:t>reading</w:t>
      </w:r>
      <w:proofErr w:type="spellEnd"/>
    </w:p>
    <w:p w14:paraId="673D4AEB" w14:textId="246E5D9C" w:rsidR="00A51D36" w:rsidRDefault="00A51D36" w:rsidP="00B365A5">
      <w:pPr>
        <w:pBdr>
          <w:bottom w:val="single" w:sz="6" w:space="0" w:color="CCCCCC"/>
        </w:pBdr>
        <w:shd w:val="clear" w:color="auto" w:fill="FFFFFF"/>
        <w:spacing w:before="300" w:after="150" w:line="240" w:lineRule="auto"/>
        <w:outlineLvl w:val="1"/>
      </w:pPr>
      <w:r>
        <w:t xml:space="preserve">Stanford: </w:t>
      </w:r>
      <w:r w:rsidR="004B297E">
        <w:rPr>
          <w:rFonts w:hint="eastAsia"/>
        </w:rPr>
        <w:t>scripts/</w:t>
      </w:r>
      <w:proofErr w:type="spellStart"/>
      <w:r w:rsidR="004B297E">
        <w:rPr>
          <w:rFonts w:hint="eastAsia"/>
        </w:rPr>
        <w:t>cca</w:t>
      </w:r>
      <w:proofErr w:type="spellEnd"/>
      <w:r w:rsidR="004B297E">
        <w:rPr>
          <w:rFonts w:hint="eastAsia"/>
        </w:rPr>
        <w:t>/</w:t>
      </w:r>
      <w:proofErr w:type="spellStart"/>
      <w:r w:rsidR="004B297E">
        <w:rPr>
          <w:rFonts w:hint="eastAsia"/>
        </w:rPr>
        <w:t>full_sample</w:t>
      </w:r>
      <w:proofErr w:type="spellEnd"/>
      <w:r w:rsidR="004B297E">
        <w:rPr>
          <w:rFonts w:hint="eastAsia"/>
        </w:rPr>
        <w:t>/</w:t>
      </w:r>
      <w:r w:rsidR="004B297E" w:rsidRPr="00FD52D6">
        <w:t xml:space="preserve"> </w:t>
      </w:r>
      <w:proofErr w:type="spellStart"/>
      <w:r w:rsidR="004B297E" w:rsidRPr="00FD52D6">
        <w:t>Wholebrain_CCA_</w:t>
      </w:r>
      <w:r w:rsidR="004B297E">
        <w:rPr>
          <w:rFonts w:hint="eastAsia"/>
        </w:rPr>
        <w:t>stanford.R</w:t>
      </w:r>
      <w:proofErr w:type="spellEnd"/>
      <w:r w:rsidR="004B297E">
        <w:rPr>
          <w:rFonts w:hint="eastAsia"/>
        </w:rPr>
        <w:t xml:space="preserve"> and results/</w:t>
      </w:r>
      <w:proofErr w:type="spellStart"/>
      <w:r w:rsidR="004B297E">
        <w:rPr>
          <w:rFonts w:hint="eastAsia"/>
        </w:rPr>
        <w:t>cca</w:t>
      </w:r>
      <w:proofErr w:type="spellEnd"/>
      <w:r w:rsidR="004B297E">
        <w:rPr>
          <w:rFonts w:hint="eastAsia"/>
        </w:rPr>
        <w:t>/</w:t>
      </w:r>
      <w:r w:rsidR="00502AE5" w:rsidRPr="00502AE5">
        <w:rPr>
          <w:rFonts w:hint="eastAsia"/>
        </w:rPr>
        <w:t xml:space="preserve"> </w:t>
      </w:r>
      <w:proofErr w:type="spellStart"/>
      <w:r w:rsidR="00502AE5">
        <w:rPr>
          <w:rFonts w:hint="eastAsia"/>
        </w:rPr>
        <w:t>stanford</w:t>
      </w:r>
      <w:proofErr w:type="spellEnd"/>
      <w:r w:rsidR="00502AE5">
        <w:rPr>
          <w:rFonts w:hint="eastAsia"/>
        </w:rPr>
        <w:t xml:space="preserve"> </w:t>
      </w:r>
      <w:r w:rsidR="004B297E">
        <w:rPr>
          <w:rFonts w:hint="eastAsia"/>
        </w:rPr>
        <w:t>/</w:t>
      </w:r>
      <w:r w:rsidR="004B297E" w:rsidRPr="005D38EC">
        <w:t xml:space="preserve"> </w:t>
      </w:r>
      <w:proofErr w:type="spellStart"/>
      <w:r w:rsidR="004B297E" w:rsidRPr="005D38EC">
        <w:t>wholebrain_cca</w:t>
      </w:r>
      <w:proofErr w:type="spellEnd"/>
      <w:r w:rsidR="004B297E" w:rsidRPr="005D38EC">
        <w:t>_</w:t>
      </w:r>
      <w:r w:rsidR="00502AE5" w:rsidRPr="00502AE5">
        <w:rPr>
          <w:rFonts w:hint="eastAsia"/>
        </w:rPr>
        <w:t xml:space="preserve"> </w:t>
      </w:r>
      <w:proofErr w:type="spellStart"/>
      <w:r w:rsidR="00502AE5">
        <w:rPr>
          <w:rFonts w:hint="eastAsia"/>
        </w:rPr>
        <w:t>stanford</w:t>
      </w:r>
      <w:proofErr w:type="spellEnd"/>
      <w:r w:rsidR="00502AE5" w:rsidRPr="005D38EC">
        <w:t xml:space="preserve"> </w:t>
      </w:r>
      <w:r w:rsidR="004B297E" w:rsidRPr="005D38EC">
        <w:t>_math</w:t>
      </w:r>
      <w:r w:rsidR="004B297E">
        <w:rPr>
          <w:rFonts w:hint="eastAsia"/>
        </w:rPr>
        <w:t xml:space="preserve"> and results/</w:t>
      </w:r>
      <w:proofErr w:type="spellStart"/>
      <w:r w:rsidR="004B297E">
        <w:rPr>
          <w:rFonts w:hint="eastAsia"/>
        </w:rPr>
        <w:t>cca</w:t>
      </w:r>
      <w:proofErr w:type="spellEnd"/>
      <w:r w:rsidR="004B297E">
        <w:rPr>
          <w:rFonts w:hint="eastAsia"/>
        </w:rPr>
        <w:t>/cmi/</w:t>
      </w:r>
      <w:r w:rsidR="004B297E" w:rsidRPr="005D38EC">
        <w:t xml:space="preserve"> </w:t>
      </w:r>
      <w:proofErr w:type="spellStart"/>
      <w:r w:rsidR="004B297E" w:rsidRPr="005D38EC">
        <w:t>wholebrain_cca</w:t>
      </w:r>
      <w:proofErr w:type="spellEnd"/>
      <w:r w:rsidR="004B297E" w:rsidRPr="005D38EC">
        <w:t>_</w:t>
      </w:r>
      <w:r w:rsidR="00502AE5" w:rsidRPr="00502AE5">
        <w:rPr>
          <w:rFonts w:hint="eastAsia"/>
        </w:rPr>
        <w:t xml:space="preserve"> </w:t>
      </w:r>
      <w:proofErr w:type="spellStart"/>
      <w:r w:rsidR="00502AE5">
        <w:rPr>
          <w:rFonts w:hint="eastAsia"/>
        </w:rPr>
        <w:t>stanford</w:t>
      </w:r>
      <w:proofErr w:type="spellEnd"/>
      <w:r w:rsidR="00502AE5" w:rsidRPr="005D38EC">
        <w:t xml:space="preserve"> </w:t>
      </w:r>
      <w:r w:rsidR="004B297E" w:rsidRPr="005D38EC">
        <w:t>_</w:t>
      </w:r>
      <w:r w:rsidR="004B297E">
        <w:rPr>
          <w:rFonts w:hint="eastAsia"/>
        </w:rPr>
        <w:t>reading</w:t>
      </w:r>
    </w:p>
    <w:p w14:paraId="6188906D" w14:textId="7E9A58D7" w:rsidR="00192C2C" w:rsidRDefault="00A9025E" w:rsidP="00B365A5">
      <w:pPr>
        <w:pBdr>
          <w:bottom w:val="single" w:sz="6" w:space="0" w:color="CCCCCC"/>
        </w:pBdr>
        <w:shd w:val="clear" w:color="auto" w:fill="FFFFFF"/>
        <w:spacing w:before="300" w:after="150" w:line="240" w:lineRule="auto"/>
        <w:outlineLvl w:val="1"/>
      </w:pPr>
      <w:r>
        <w:t>G</w:t>
      </w:r>
      <w:r>
        <w:rPr>
          <w:rFonts w:hint="eastAsia"/>
        </w:rPr>
        <w:t xml:space="preserve">enerate </w:t>
      </w:r>
      <w:proofErr w:type="spellStart"/>
      <w:r w:rsidR="007070DB">
        <w:t>nift</w:t>
      </w:r>
      <w:r w:rsidR="007070DB">
        <w:rPr>
          <w:rFonts w:hint="eastAsia"/>
        </w:rPr>
        <w:t>i</w:t>
      </w:r>
      <w:proofErr w:type="spellEnd"/>
      <w:r w:rsidR="007070DB">
        <w:rPr>
          <w:rFonts w:hint="eastAsia"/>
        </w:rPr>
        <w:t xml:space="preserve"> files of </w:t>
      </w:r>
      <w:proofErr w:type="spellStart"/>
      <w:r w:rsidR="007070DB">
        <w:rPr>
          <w:rFonts w:hint="eastAsia"/>
        </w:rPr>
        <w:t>whoel</w:t>
      </w:r>
      <w:proofErr w:type="spellEnd"/>
      <w:r w:rsidR="007070DB">
        <w:rPr>
          <w:rFonts w:hint="eastAsia"/>
        </w:rPr>
        <w:t>-brain and top20% GMV</w:t>
      </w:r>
      <w:r w:rsidR="00192C2C">
        <w:rPr>
          <w:rFonts w:hint="eastAsia"/>
        </w:rPr>
        <w:t xml:space="preserve"> weight</w:t>
      </w:r>
      <w:r w:rsidR="007070DB">
        <w:rPr>
          <w:rFonts w:hint="eastAsia"/>
        </w:rPr>
        <w:t xml:space="preserve"> maps</w:t>
      </w:r>
    </w:p>
    <w:p w14:paraId="61640A47" w14:textId="3F023FE6" w:rsidR="003F4C31" w:rsidRDefault="00327B4F" w:rsidP="00B365A5">
      <w:pPr>
        <w:pBdr>
          <w:bottom w:val="single" w:sz="6" w:space="0" w:color="CCCCCC"/>
        </w:pBdr>
        <w:shd w:val="clear" w:color="auto" w:fill="FFFFFF"/>
        <w:spacing w:before="300" w:after="150" w:line="240" w:lineRule="auto"/>
        <w:outlineLvl w:val="1"/>
      </w:pPr>
      <w:r>
        <w:rPr>
          <w:rFonts w:hint="eastAsia"/>
        </w:rPr>
        <w:t>scripts/</w:t>
      </w:r>
      <w:proofErr w:type="spellStart"/>
      <w:r>
        <w:rPr>
          <w:rFonts w:hint="eastAsia"/>
        </w:rPr>
        <w:t>cca</w:t>
      </w:r>
      <w:proofErr w:type="spellEnd"/>
      <w:r>
        <w:rPr>
          <w:rFonts w:hint="eastAsia"/>
        </w:rPr>
        <w:t>/</w:t>
      </w:r>
      <w:r w:rsidRPr="002236AD">
        <w:rPr>
          <w:rFonts w:hint="eastAsia"/>
        </w:rPr>
        <w:t>visualization/</w:t>
      </w:r>
      <w:r w:rsidR="003422F4" w:rsidRPr="002236AD">
        <w:t>BN2brainmap_cca_SignChanged</w:t>
      </w:r>
      <w:r w:rsidR="003422F4" w:rsidRPr="002236AD">
        <w:rPr>
          <w:rFonts w:hint="eastAsia"/>
        </w:rPr>
        <w:t>.m</w:t>
      </w:r>
      <w:r w:rsidR="007F3268">
        <w:rPr>
          <w:rFonts w:hint="eastAsia"/>
        </w:rPr>
        <w:t xml:space="preserve"> and then use </w:t>
      </w:r>
      <w:proofErr w:type="spellStart"/>
      <w:r w:rsidR="007F3268">
        <w:rPr>
          <w:rFonts w:hint="eastAsia"/>
        </w:rPr>
        <w:t>BrainNet</w:t>
      </w:r>
      <w:proofErr w:type="spellEnd"/>
      <w:r w:rsidR="007F3268">
        <w:rPr>
          <w:rFonts w:hint="eastAsia"/>
        </w:rPr>
        <w:t xml:space="preserve"> Viewer toolbox to visualize </w:t>
      </w:r>
      <w:r w:rsidR="00741A43">
        <w:rPr>
          <w:rFonts w:hint="eastAsia"/>
        </w:rPr>
        <w:t xml:space="preserve">brain </w:t>
      </w:r>
      <w:proofErr w:type="spellStart"/>
      <w:r w:rsidR="00741A43">
        <w:rPr>
          <w:rFonts w:hint="eastAsia"/>
        </w:rPr>
        <w:t>plotss</w:t>
      </w:r>
      <w:proofErr w:type="spellEnd"/>
      <w:r w:rsidR="00741A43">
        <w:rPr>
          <w:rFonts w:hint="eastAsia"/>
        </w:rPr>
        <w:t xml:space="preserve"> of </w:t>
      </w:r>
      <w:r w:rsidR="007F3268">
        <w:rPr>
          <w:rFonts w:hint="eastAsia"/>
        </w:rPr>
        <w:t xml:space="preserve">the </w:t>
      </w:r>
      <w:proofErr w:type="spellStart"/>
      <w:r w:rsidR="00741A43">
        <w:t>nift</w:t>
      </w:r>
      <w:r w:rsidR="00741A43">
        <w:rPr>
          <w:rFonts w:hint="eastAsia"/>
        </w:rPr>
        <w:t>i</w:t>
      </w:r>
      <w:proofErr w:type="spellEnd"/>
      <w:r w:rsidR="00741A43">
        <w:rPr>
          <w:rFonts w:hint="eastAsia"/>
        </w:rPr>
        <w:t xml:space="preserve"> files</w:t>
      </w:r>
    </w:p>
    <w:p w14:paraId="17F91D4C" w14:textId="07FD9EBB" w:rsidR="00534171" w:rsidRDefault="00534171" w:rsidP="00B365A5">
      <w:pPr>
        <w:pBdr>
          <w:bottom w:val="single" w:sz="6" w:space="0" w:color="CCCCCC"/>
        </w:pBdr>
        <w:shd w:val="clear" w:color="auto" w:fill="FFFFFF"/>
        <w:spacing w:before="300" w:after="150" w:line="240" w:lineRule="auto"/>
        <w:outlineLvl w:val="1"/>
      </w:pPr>
      <w:r>
        <w:rPr>
          <w:rFonts w:hint="eastAsia"/>
        </w:rPr>
        <w:t xml:space="preserve">Getting </w:t>
      </w:r>
      <w:r w:rsidR="003811BB">
        <w:rPr>
          <w:rFonts w:hint="eastAsia"/>
        </w:rPr>
        <w:t xml:space="preserve">tables of </w:t>
      </w:r>
      <w:r>
        <w:rPr>
          <w:rFonts w:hint="eastAsia"/>
        </w:rPr>
        <w:t xml:space="preserve">top20% </w:t>
      </w:r>
      <w:r w:rsidR="003811BB">
        <w:rPr>
          <w:rFonts w:hint="eastAsia"/>
        </w:rPr>
        <w:t>regions with Shirer network label</w:t>
      </w:r>
    </w:p>
    <w:p w14:paraId="413B8545" w14:textId="61C8E027" w:rsidR="00534171" w:rsidRDefault="00DD6107" w:rsidP="00B365A5">
      <w:pPr>
        <w:pBdr>
          <w:bottom w:val="single" w:sz="6" w:space="0" w:color="CCCCCC"/>
        </w:pBdr>
        <w:shd w:val="clear" w:color="auto" w:fill="FFFFFF"/>
        <w:spacing w:before="300" w:after="150" w:line="240" w:lineRule="auto"/>
        <w:outlineLvl w:val="1"/>
      </w:pPr>
      <w:r>
        <w:t>F</w:t>
      </w:r>
      <w:r>
        <w:rPr>
          <w:rFonts w:hint="eastAsia"/>
        </w:rPr>
        <w:t>irst m</w:t>
      </w:r>
      <w:r w:rsidR="002C0075">
        <w:rPr>
          <w:rFonts w:hint="eastAsia"/>
        </w:rPr>
        <w:t xml:space="preserve">ap </w:t>
      </w:r>
      <w:proofErr w:type="spellStart"/>
      <w:r w:rsidR="002C0075">
        <w:rPr>
          <w:rFonts w:hint="eastAsia"/>
        </w:rPr>
        <w:t>brainnetome</w:t>
      </w:r>
      <w:proofErr w:type="spellEnd"/>
      <w:r w:rsidR="002C0075">
        <w:rPr>
          <w:rFonts w:hint="eastAsia"/>
        </w:rPr>
        <w:t xml:space="preserve"> ROIs to Shier atlas</w:t>
      </w:r>
      <w:r w:rsidR="007A2A92">
        <w:rPr>
          <w:rFonts w:hint="eastAsia"/>
        </w:rPr>
        <w:t>: scripts/</w:t>
      </w:r>
      <w:proofErr w:type="spellStart"/>
      <w:r w:rsidR="007A2A92" w:rsidRPr="007A2A92">
        <w:t>shirer_to_bn</w:t>
      </w:r>
      <w:proofErr w:type="spellEnd"/>
      <w:r w:rsidR="007A2A92">
        <w:rPr>
          <w:rFonts w:hint="eastAsia"/>
        </w:rPr>
        <w:t>/</w:t>
      </w:r>
      <w:r w:rsidR="00DA7728" w:rsidRPr="00DA7728">
        <w:t xml:space="preserve"> </w:t>
      </w:r>
      <w:proofErr w:type="spellStart"/>
      <w:r w:rsidR="00DA7728" w:rsidRPr="00DA7728">
        <w:t>map_shirer_to_brainnetome</w:t>
      </w:r>
      <w:r w:rsidR="00560F51">
        <w:rPr>
          <w:rFonts w:hint="eastAsia"/>
        </w:rPr>
        <w:t>.m</w:t>
      </w:r>
      <w:proofErr w:type="spellEnd"/>
    </w:p>
    <w:p w14:paraId="31ABECA0" w14:textId="45198620" w:rsidR="007E5E0F" w:rsidRDefault="009B66F1" w:rsidP="00B365A5">
      <w:pPr>
        <w:pBdr>
          <w:bottom w:val="single" w:sz="6" w:space="0" w:color="CCCCCC"/>
        </w:pBdr>
        <w:shd w:val="clear" w:color="auto" w:fill="FFFFFF"/>
        <w:spacing w:before="300" w:after="150" w:line="240" w:lineRule="auto"/>
        <w:outlineLvl w:val="1"/>
      </w:pPr>
      <w:r>
        <w:t>C</w:t>
      </w:r>
      <w:r>
        <w:rPr>
          <w:rFonts w:hint="eastAsia"/>
        </w:rPr>
        <w:t>reate tables for the top20% ROIs</w:t>
      </w:r>
    </w:p>
    <w:p w14:paraId="69601973" w14:textId="73FF224E" w:rsidR="00534171" w:rsidRPr="007271B6" w:rsidRDefault="00736628" w:rsidP="00B365A5">
      <w:pPr>
        <w:pBdr>
          <w:bottom w:val="single" w:sz="6" w:space="0" w:color="CCCCCC"/>
        </w:pBdr>
        <w:shd w:val="clear" w:color="auto" w:fill="FFFFFF"/>
        <w:spacing w:before="300" w:after="150" w:line="240" w:lineRule="auto"/>
        <w:outlineLvl w:val="1"/>
      </w:pPr>
      <w:r w:rsidRPr="00410433">
        <w:rPr>
          <w:rFonts w:hint="eastAsia"/>
        </w:rPr>
        <w:t>s</w:t>
      </w:r>
      <w:r w:rsidR="00793725" w:rsidRPr="00410433">
        <w:rPr>
          <w:rFonts w:hint="eastAsia"/>
        </w:rPr>
        <w:t>cripts/</w:t>
      </w:r>
      <w:proofErr w:type="spellStart"/>
      <w:r w:rsidR="00793725" w:rsidRPr="00410433">
        <w:rPr>
          <w:rFonts w:hint="eastAsia"/>
        </w:rPr>
        <w:t>cca</w:t>
      </w:r>
      <w:proofErr w:type="spellEnd"/>
      <w:r w:rsidR="00793725" w:rsidRPr="00410433">
        <w:rPr>
          <w:rFonts w:hint="eastAsia"/>
        </w:rPr>
        <w:t>/table_top20.R</w:t>
      </w:r>
    </w:p>
    <w:p w14:paraId="13C020B8" w14:textId="37EECCB6" w:rsidR="00711722" w:rsidRDefault="00711722" w:rsidP="00B365A5">
      <w:pPr>
        <w:pBdr>
          <w:bottom w:val="single" w:sz="6" w:space="0" w:color="CCCCCC"/>
        </w:pBdr>
        <w:shd w:val="clear" w:color="auto" w:fill="FFFFFF"/>
        <w:spacing w:before="300" w:after="150" w:line="240" w:lineRule="auto"/>
        <w:outlineLvl w:val="1"/>
        <w:rPr>
          <w:rFonts w:ascii="Helvetica" w:eastAsia="Times New Roman" w:hAnsi="Helvetica" w:cs="Times New Roman"/>
          <w:color w:val="000000"/>
          <w:kern w:val="0"/>
          <w14:ligatures w14:val="none"/>
        </w:rPr>
      </w:pPr>
      <w:r>
        <w:rPr>
          <w:rFonts w:ascii="Helvetica" w:eastAsia="Times New Roman" w:hAnsi="Helvetica" w:cs="Times New Roman"/>
          <w:color w:val="000000"/>
          <w:kern w:val="0"/>
          <w14:ligatures w14:val="none"/>
        </w:rPr>
        <w:t>2. Prediction Analysis</w:t>
      </w:r>
    </w:p>
    <w:p w14:paraId="5D0757C5" w14:textId="7DBF07BD" w:rsidR="00CF3045" w:rsidRDefault="00CF3045" w:rsidP="00B365A5">
      <w:pPr>
        <w:pBdr>
          <w:bottom w:val="single" w:sz="6" w:space="0" w:color="CCCCCC"/>
        </w:pBdr>
        <w:shd w:val="clear" w:color="auto" w:fill="FFFFFF"/>
        <w:spacing w:before="300" w:after="150" w:line="240" w:lineRule="auto"/>
        <w:outlineLvl w:val="1"/>
      </w:pPr>
      <w:r w:rsidRPr="001D3906">
        <w:t>To directly test generalizability, we applied the CCA model derived from the discovery cohort to the validation cohort</w:t>
      </w:r>
    </w:p>
    <w:p w14:paraId="0F7CB409" w14:textId="1AF23AE2" w:rsidR="0007602F" w:rsidRDefault="00B84633" w:rsidP="00B365A5">
      <w:pPr>
        <w:pBdr>
          <w:bottom w:val="single" w:sz="6" w:space="0" w:color="CCCCCC"/>
        </w:pBdr>
        <w:shd w:val="clear" w:color="auto" w:fill="FFFFFF"/>
        <w:spacing w:before="300" w:after="150" w:line="240" w:lineRule="auto"/>
        <w:outlineLvl w:val="1"/>
      </w:pPr>
      <w:r>
        <w:rPr>
          <w:rFonts w:hint="eastAsia"/>
        </w:rPr>
        <w:t>s</w:t>
      </w:r>
      <w:r w:rsidR="0007602F">
        <w:rPr>
          <w:rFonts w:hint="eastAsia"/>
        </w:rPr>
        <w:t>cripts/</w:t>
      </w:r>
      <w:proofErr w:type="spellStart"/>
      <w:r w:rsidR="0007602F">
        <w:rPr>
          <w:rFonts w:hint="eastAsia"/>
        </w:rPr>
        <w:t>cca</w:t>
      </w:r>
      <w:proofErr w:type="spellEnd"/>
      <w:r w:rsidR="0007602F">
        <w:rPr>
          <w:rFonts w:hint="eastAsia"/>
        </w:rPr>
        <w:t>/prediction/</w:t>
      </w:r>
      <w:r w:rsidR="00514390" w:rsidRPr="00514390">
        <w:t xml:space="preserve"> </w:t>
      </w:r>
      <w:proofErr w:type="spellStart"/>
      <w:r w:rsidR="00514390" w:rsidRPr="00514390">
        <w:t>prediction_cmi_model_to_stanford</w:t>
      </w:r>
      <w:r w:rsidR="00514390">
        <w:rPr>
          <w:rFonts w:hint="eastAsia"/>
        </w:rPr>
        <w:t>.R</w:t>
      </w:r>
      <w:proofErr w:type="spellEnd"/>
    </w:p>
    <w:p w14:paraId="493D3293" w14:textId="2C43E997" w:rsidR="00EB6247" w:rsidRDefault="00EB6247" w:rsidP="00B365A5">
      <w:pPr>
        <w:pBdr>
          <w:bottom w:val="single" w:sz="6" w:space="0" w:color="CCCCCC"/>
        </w:pBdr>
        <w:shd w:val="clear" w:color="auto" w:fill="FFFFFF"/>
        <w:spacing w:before="300" w:after="150" w:line="240" w:lineRule="auto"/>
        <w:outlineLvl w:val="1"/>
      </w:pPr>
      <w:r w:rsidRPr="00A21316">
        <w:rPr>
          <w:rFonts w:hint="eastAsia"/>
        </w:rPr>
        <w:t xml:space="preserve">make scatter plot: </w:t>
      </w:r>
      <w:r w:rsidR="008D408F" w:rsidRPr="00A21316">
        <w:rPr>
          <w:rFonts w:hint="eastAsia"/>
        </w:rPr>
        <w:t>scripts/</w:t>
      </w:r>
      <w:proofErr w:type="spellStart"/>
      <w:r w:rsidR="008D408F" w:rsidRPr="00A21316">
        <w:rPr>
          <w:rFonts w:hint="eastAsia"/>
        </w:rPr>
        <w:t>cca</w:t>
      </w:r>
      <w:proofErr w:type="spellEnd"/>
      <w:r w:rsidR="008D408F" w:rsidRPr="00A21316">
        <w:rPr>
          <w:rFonts w:hint="eastAsia"/>
        </w:rPr>
        <w:t>/prediction/</w:t>
      </w:r>
      <w:r w:rsidR="00790EE7" w:rsidRPr="00A21316">
        <w:t xml:space="preserve"> </w:t>
      </w:r>
      <w:proofErr w:type="spellStart"/>
      <w:r w:rsidR="00790EE7" w:rsidRPr="00A21316">
        <w:t>prediction_scatter_plot</w:t>
      </w:r>
      <w:r w:rsidR="00790EE7" w:rsidRPr="00A21316">
        <w:rPr>
          <w:rFonts w:hint="eastAsia"/>
        </w:rPr>
        <w:t>.R</w:t>
      </w:r>
      <w:proofErr w:type="spellEnd"/>
    </w:p>
    <w:p w14:paraId="7737B833" w14:textId="724C6A26" w:rsidR="009F5A59" w:rsidRDefault="00935485" w:rsidP="009F5A59">
      <w:pPr>
        <w:pBdr>
          <w:bottom w:val="single" w:sz="6" w:space="0" w:color="CCCCCC"/>
        </w:pBdr>
        <w:shd w:val="clear" w:color="auto" w:fill="FFFFFF"/>
        <w:spacing w:before="300" w:after="150" w:line="240" w:lineRule="auto"/>
        <w:outlineLvl w:val="1"/>
        <w:rPr>
          <w:rFonts w:ascii="Helvetica" w:eastAsia="Times New Roman" w:hAnsi="Helvetica" w:cs="Times New Roman"/>
          <w:color w:val="000000"/>
          <w:kern w:val="0"/>
          <w14:ligatures w14:val="none"/>
        </w:rPr>
      </w:pPr>
      <w:r>
        <w:rPr>
          <w:rFonts w:ascii="Helvetica" w:eastAsia="Times New Roman" w:hAnsi="Helvetica" w:cs="Times New Roman"/>
          <w:color w:val="000000"/>
          <w:kern w:val="0"/>
          <w14:ligatures w14:val="none"/>
        </w:rPr>
        <w:t>3</w:t>
      </w:r>
      <w:r w:rsidR="009F5A59">
        <w:rPr>
          <w:rFonts w:ascii="Helvetica" w:eastAsia="Times New Roman" w:hAnsi="Helvetica" w:cs="Times New Roman"/>
          <w:color w:val="000000"/>
          <w:kern w:val="0"/>
          <w14:ligatures w14:val="none"/>
        </w:rPr>
        <w:t>. Age-stratified Brain-behavior Analysis</w:t>
      </w:r>
    </w:p>
    <w:p w14:paraId="2FA26DF8" w14:textId="77777777" w:rsidR="009F5A59" w:rsidRDefault="009F5A59" w:rsidP="009F5A59">
      <w:pPr>
        <w:pBdr>
          <w:bottom w:val="single" w:sz="6" w:space="0" w:color="CCCCCC"/>
        </w:pBdr>
        <w:shd w:val="clear" w:color="auto" w:fill="FFFFFF"/>
        <w:spacing w:before="300" w:after="150" w:line="240" w:lineRule="auto"/>
        <w:outlineLvl w:val="1"/>
        <w:rPr>
          <w:rFonts w:ascii="Times New Roman" w:hAnsi="Times New Roman" w:cs="Times New Roman"/>
          <w:kern w:val="0"/>
        </w:rPr>
      </w:pPr>
      <w:r>
        <w:rPr>
          <w:rFonts w:ascii="Times New Roman" w:hAnsi="Times New Roman" w:cs="Times New Roman"/>
          <w:kern w:val="0"/>
        </w:rPr>
        <w:lastRenderedPageBreak/>
        <w:t>To address the concern regarding developmental heterogeneity, we first examined whether the canonical brain scores from the math- and reading-related modes were associated with age. To further assess developmental effects, we stratified participants into three age bins: 7-8.9 years, 9-10.9 years, and 11-13.9 years.</w:t>
      </w:r>
    </w:p>
    <w:p w14:paraId="05619D3D" w14:textId="77777777" w:rsidR="009F5A59" w:rsidRDefault="009F5A59" w:rsidP="009F5A59">
      <w:pPr>
        <w:pBdr>
          <w:bottom w:val="single" w:sz="6" w:space="0" w:color="CCCCCC"/>
        </w:pBdr>
        <w:shd w:val="clear" w:color="auto" w:fill="FFFFFF"/>
        <w:spacing w:before="300" w:after="150" w:line="240" w:lineRule="auto"/>
        <w:outlineLvl w:val="1"/>
        <w:rPr>
          <w:rFonts w:ascii="Times New Roman" w:hAnsi="Times New Roman" w:cs="Times New Roman"/>
          <w:kern w:val="0"/>
        </w:rPr>
      </w:pPr>
      <w:r>
        <w:rPr>
          <w:rFonts w:ascii="Times New Roman" w:hAnsi="Times New Roman" w:cs="Times New Roman"/>
          <w:kern w:val="0"/>
        </w:rPr>
        <w:t>scripts/</w:t>
      </w:r>
      <w:proofErr w:type="spellStart"/>
      <w:r>
        <w:rPr>
          <w:rFonts w:ascii="Times New Roman" w:hAnsi="Times New Roman" w:cs="Times New Roman"/>
          <w:kern w:val="0"/>
        </w:rPr>
        <w:t>age_analysis</w:t>
      </w:r>
      <w:proofErr w:type="spellEnd"/>
      <w:r>
        <w:rPr>
          <w:rFonts w:ascii="Times New Roman" w:hAnsi="Times New Roman" w:cs="Times New Roman"/>
          <w:kern w:val="0"/>
        </w:rPr>
        <w:t>/</w:t>
      </w:r>
      <w:r w:rsidRPr="004736E9">
        <w:t xml:space="preserve"> </w:t>
      </w:r>
      <w:proofErr w:type="spellStart"/>
      <w:r w:rsidRPr="004736E9">
        <w:rPr>
          <w:rFonts w:ascii="Times New Roman" w:hAnsi="Times New Roman" w:cs="Times New Roman"/>
          <w:kern w:val="0"/>
        </w:rPr>
        <w:t>ageAnalysis_with_plots</w:t>
      </w:r>
      <w:r>
        <w:rPr>
          <w:rFonts w:ascii="Times New Roman" w:hAnsi="Times New Roman" w:cs="Times New Roman"/>
          <w:kern w:val="0"/>
        </w:rPr>
        <w:t>.R</w:t>
      </w:r>
      <w:proofErr w:type="spellEnd"/>
    </w:p>
    <w:p w14:paraId="374F45DB" w14:textId="6D42C92C" w:rsidR="009F5A59" w:rsidRPr="003C3946" w:rsidRDefault="009F5A59" w:rsidP="00B365A5">
      <w:pPr>
        <w:pBdr>
          <w:bottom w:val="single" w:sz="6" w:space="0" w:color="CCCCCC"/>
        </w:pBdr>
        <w:shd w:val="clear" w:color="auto" w:fill="FFFFFF"/>
        <w:spacing w:before="300" w:after="150" w:line="240" w:lineRule="auto"/>
        <w:outlineLvl w:val="1"/>
        <w:rPr>
          <w:rFonts w:ascii="Times New Roman" w:hAnsi="Times New Roman" w:cs="Times New Roman"/>
          <w:kern w:val="0"/>
        </w:rPr>
      </w:pPr>
      <w:r>
        <w:rPr>
          <w:rFonts w:ascii="Times New Roman" w:hAnsi="Times New Roman" w:cs="Times New Roman"/>
          <w:kern w:val="0"/>
        </w:rPr>
        <w:t xml:space="preserve">output: </w:t>
      </w:r>
      <w:r w:rsidRPr="00315924">
        <w:rPr>
          <w:rFonts w:ascii="Times New Roman" w:hAnsi="Times New Roman" w:cs="Times New Roman"/>
          <w:kern w:val="0"/>
        </w:rPr>
        <w:t xml:space="preserve">GMV weight maps </w:t>
      </w:r>
      <w:r>
        <w:rPr>
          <w:rFonts w:ascii="Times New Roman" w:hAnsi="Times New Roman" w:cs="Times New Roman"/>
          <w:kern w:val="0"/>
        </w:rPr>
        <w:t>in</w:t>
      </w:r>
      <w:r w:rsidRPr="00315924">
        <w:rPr>
          <w:rFonts w:ascii="Times New Roman" w:hAnsi="Times New Roman" w:cs="Times New Roman"/>
          <w:kern w:val="0"/>
        </w:rPr>
        <w:t xml:space="preserve"> CSV files for both math and reading</w:t>
      </w:r>
      <w:r>
        <w:rPr>
          <w:rFonts w:ascii="Times New Roman" w:hAnsi="Times New Roman" w:cs="Times New Roman"/>
          <w:kern w:val="0"/>
        </w:rPr>
        <w:t xml:space="preserve"> and both CMI and Stanford cohorts. Each file includes 4 columns, the first columns are the weights derived using the full sample, the 2</w:t>
      </w:r>
      <w:r w:rsidRPr="0080262D">
        <w:rPr>
          <w:rFonts w:ascii="Times New Roman" w:hAnsi="Times New Roman" w:cs="Times New Roman"/>
          <w:kern w:val="0"/>
          <w:vertAlign w:val="superscript"/>
        </w:rPr>
        <w:t>nd</w:t>
      </w:r>
      <w:r>
        <w:rPr>
          <w:rFonts w:ascii="Times New Roman" w:hAnsi="Times New Roman" w:cs="Times New Roman"/>
          <w:kern w:val="0"/>
        </w:rPr>
        <w:t xml:space="preserve"> column = 7-8.9 years, 3</w:t>
      </w:r>
      <w:r w:rsidRPr="0080262D">
        <w:rPr>
          <w:rFonts w:ascii="Times New Roman" w:hAnsi="Times New Roman" w:cs="Times New Roman"/>
          <w:kern w:val="0"/>
          <w:vertAlign w:val="superscript"/>
        </w:rPr>
        <w:t>rd</w:t>
      </w:r>
      <w:r>
        <w:rPr>
          <w:rFonts w:ascii="Times New Roman" w:hAnsi="Times New Roman" w:cs="Times New Roman"/>
          <w:kern w:val="0"/>
        </w:rPr>
        <w:t xml:space="preserve"> column = 9-10.9 years, and 4</w:t>
      </w:r>
      <w:r w:rsidRPr="0080262D">
        <w:rPr>
          <w:rFonts w:ascii="Times New Roman" w:hAnsi="Times New Roman" w:cs="Times New Roman"/>
          <w:kern w:val="0"/>
          <w:vertAlign w:val="superscript"/>
        </w:rPr>
        <w:t>th</w:t>
      </w:r>
      <w:r>
        <w:rPr>
          <w:rFonts w:ascii="Times New Roman" w:hAnsi="Times New Roman" w:cs="Times New Roman"/>
          <w:kern w:val="0"/>
        </w:rPr>
        <w:t xml:space="preserve"> column = 11-13.9 years</w:t>
      </w:r>
    </w:p>
    <w:p w14:paraId="786DCBA9" w14:textId="49CC1BEC" w:rsidR="00545F69" w:rsidRDefault="00032D6E" w:rsidP="00B365A5">
      <w:pPr>
        <w:pBdr>
          <w:bottom w:val="single" w:sz="6" w:space="0" w:color="CCCCCC"/>
        </w:pBdr>
        <w:shd w:val="clear" w:color="auto" w:fill="FFFFFF"/>
        <w:spacing w:before="300" w:after="150" w:line="240" w:lineRule="auto"/>
        <w:outlineLvl w:val="1"/>
        <w:rPr>
          <w:rFonts w:ascii="Helvetica" w:eastAsia="Times New Roman" w:hAnsi="Helvetica" w:cs="Times New Roman"/>
          <w:color w:val="000000"/>
          <w:kern w:val="0"/>
          <w14:ligatures w14:val="none"/>
        </w:rPr>
      </w:pPr>
      <w:r>
        <w:rPr>
          <w:rFonts w:ascii="Helvetica" w:eastAsia="Times New Roman" w:hAnsi="Helvetica" w:cs="Times New Roman"/>
          <w:color w:val="000000"/>
          <w:kern w:val="0"/>
          <w14:ligatures w14:val="none"/>
        </w:rPr>
        <w:t>4</w:t>
      </w:r>
      <w:r w:rsidR="00CD4BDF">
        <w:rPr>
          <w:rFonts w:ascii="Helvetica" w:eastAsia="Times New Roman" w:hAnsi="Helvetica" w:cs="Times New Roman"/>
          <w:color w:val="000000"/>
          <w:kern w:val="0"/>
          <w14:ligatures w14:val="none"/>
        </w:rPr>
        <w:t xml:space="preserve">. </w:t>
      </w:r>
      <w:r w:rsidR="00545F69">
        <w:rPr>
          <w:rFonts w:ascii="Helvetica" w:eastAsia="Times New Roman" w:hAnsi="Helvetica" w:cs="Times New Roman"/>
          <w:color w:val="000000"/>
          <w:kern w:val="0"/>
          <w14:ligatures w14:val="none"/>
        </w:rPr>
        <w:t>Neurotransmitter Analysis</w:t>
      </w:r>
      <w:r w:rsidR="009C3EAF">
        <w:rPr>
          <w:rFonts w:ascii="Helvetica" w:eastAsia="Times New Roman" w:hAnsi="Helvetica" w:cs="Times New Roman"/>
          <w:color w:val="000000"/>
          <w:kern w:val="0"/>
          <w14:ligatures w14:val="none"/>
        </w:rPr>
        <w:t xml:space="preserve"> (full sample and age-stratified)</w:t>
      </w:r>
    </w:p>
    <w:p w14:paraId="090029ED" w14:textId="40B94E51" w:rsidR="005A740D" w:rsidRDefault="00502E9F" w:rsidP="00B365A5">
      <w:pPr>
        <w:pBdr>
          <w:bottom w:val="single" w:sz="6" w:space="0" w:color="CCCCCC"/>
        </w:pBdr>
        <w:shd w:val="clear" w:color="auto" w:fill="FFFFFF"/>
        <w:spacing w:before="300" w:after="150" w:line="240" w:lineRule="auto"/>
        <w:outlineLvl w:val="1"/>
      </w:pPr>
      <w:r w:rsidRPr="001D3906">
        <w:t xml:space="preserve">Having established reliable brain structural patterns associated with mathematical ability, we next investigated which neurotransmitter systems might </w:t>
      </w:r>
      <w:r>
        <w:t>relate to</w:t>
      </w:r>
      <w:r w:rsidRPr="001D3906">
        <w:t xml:space="preserve"> this brain organization.</w:t>
      </w:r>
    </w:p>
    <w:p w14:paraId="1314FE23" w14:textId="4FBE44F7" w:rsidR="0089252E" w:rsidRDefault="00D548AF" w:rsidP="0089252E">
      <w:pPr>
        <w:pBdr>
          <w:bottom w:val="single" w:sz="6" w:space="0" w:color="CCCCCC"/>
        </w:pBdr>
        <w:shd w:val="clear" w:color="auto" w:fill="FFFFFF"/>
        <w:spacing w:before="300" w:after="150" w:line="240" w:lineRule="auto"/>
        <w:outlineLvl w:val="1"/>
      </w:pPr>
      <w:r>
        <w:t>P</w:t>
      </w:r>
      <w:r>
        <w:rPr>
          <w:rFonts w:hint="eastAsia"/>
        </w:rPr>
        <w:t xml:space="preserve">arcellate volumetric PET images using the </w:t>
      </w:r>
      <w:proofErr w:type="spellStart"/>
      <w:r>
        <w:rPr>
          <w:rFonts w:hint="eastAsia"/>
        </w:rPr>
        <w:t>Brainnetome</w:t>
      </w:r>
      <w:proofErr w:type="spellEnd"/>
      <w:r>
        <w:rPr>
          <w:rFonts w:hint="eastAsia"/>
        </w:rPr>
        <w:t xml:space="preserve"> atlas: </w:t>
      </w:r>
      <w:r w:rsidR="0089252E">
        <w:rPr>
          <w:rFonts w:hint="eastAsia"/>
        </w:rPr>
        <w:t>scripts/</w:t>
      </w:r>
      <w:r w:rsidR="00176308" w:rsidRPr="00176308">
        <w:t xml:space="preserve"> neurotransmitter</w:t>
      </w:r>
      <w:r w:rsidR="00176308">
        <w:rPr>
          <w:rFonts w:hint="eastAsia"/>
        </w:rPr>
        <w:t>/</w:t>
      </w:r>
      <w:r w:rsidR="0089252E">
        <w:rPr>
          <w:rFonts w:hint="eastAsia"/>
        </w:rPr>
        <w:t>parcellate.py</w:t>
      </w:r>
    </w:p>
    <w:p w14:paraId="413F0616" w14:textId="7F78F0EA" w:rsidR="00577FC0" w:rsidRDefault="00577FC0" w:rsidP="00577FC0">
      <w:pPr>
        <w:pBdr>
          <w:bottom w:val="single" w:sz="6" w:space="0" w:color="CCCCCC"/>
        </w:pBdr>
        <w:shd w:val="clear" w:color="auto" w:fill="FFFFFF"/>
        <w:spacing w:before="300" w:after="150" w:line="240" w:lineRule="auto"/>
        <w:outlineLvl w:val="1"/>
      </w:pPr>
      <w:r>
        <w:t>C</w:t>
      </w:r>
      <w:r>
        <w:rPr>
          <w:rFonts w:hint="eastAsia"/>
        </w:rPr>
        <w:t>oncatenate parcellated PET images into region x receptor matrix of densities: scripts/</w:t>
      </w:r>
      <w:r w:rsidRPr="00176308">
        <w:t xml:space="preserve"> neurotransmitter</w:t>
      </w:r>
      <w:r>
        <w:rPr>
          <w:rFonts w:hint="eastAsia"/>
        </w:rPr>
        <w:t>/</w:t>
      </w:r>
      <w:r w:rsidR="000269FF">
        <w:rPr>
          <w:rFonts w:hint="eastAsia"/>
        </w:rPr>
        <w:t>make_receptor_matrix</w:t>
      </w:r>
      <w:r>
        <w:rPr>
          <w:rFonts w:hint="eastAsia"/>
        </w:rPr>
        <w:t>.py</w:t>
      </w:r>
    </w:p>
    <w:p w14:paraId="0DDF1ED0" w14:textId="1A2A446D" w:rsidR="00094788" w:rsidRDefault="00094788" w:rsidP="00577FC0">
      <w:pPr>
        <w:pBdr>
          <w:bottom w:val="single" w:sz="6" w:space="0" w:color="CCCCCC"/>
        </w:pBdr>
        <w:shd w:val="clear" w:color="auto" w:fill="FFFFFF"/>
        <w:spacing w:before="300" w:after="150" w:line="240" w:lineRule="auto"/>
        <w:outlineLvl w:val="1"/>
      </w:pPr>
      <w:r>
        <w:rPr>
          <w:rFonts w:hint="eastAsia"/>
        </w:rPr>
        <w:t>The resulting matrix and receptor names saved at data/neurotransmitter/</w:t>
      </w:r>
      <w:r w:rsidRPr="00094788">
        <w:t xml:space="preserve"> receptor_data_bn246</w:t>
      </w:r>
      <w:r>
        <w:rPr>
          <w:rFonts w:hint="eastAsia"/>
        </w:rPr>
        <w:t xml:space="preserve">.csv and </w:t>
      </w:r>
      <w:proofErr w:type="spellStart"/>
      <w:r w:rsidRPr="00094788">
        <w:t>receptor_names_pet.npy</w:t>
      </w:r>
      <w:proofErr w:type="spellEnd"/>
    </w:p>
    <w:p w14:paraId="2ADB975C" w14:textId="7110B53A" w:rsidR="00577FC0" w:rsidRDefault="005C704F" w:rsidP="0089252E">
      <w:pPr>
        <w:pBdr>
          <w:bottom w:val="single" w:sz="6" w:space="0" w:color="CCCCCC"/>
        </w:pBdr>
        <w:shd w:val="clear" w:color="auto" w:fill="FFFFFF"/>
        <w:spacing w:before="300" w:after="150" w:line="240" w:lineRule="auto"/>
        <w:outlineLvl w:val="1"/>
      </w:pPr>
      <w:r>
        <w:t xml:space="preserve">For spin test which will be used to examine significance, we need to compute a distance matrix between </w:t>
      </w:r>
      <w:proofErr w:type="spellStart"/>
      <w:r>
        <w:t>Brainnetome</w:t>
      </w:r>
      <w:proofErr w:type="spellEnd"/>
      <w:r>
        <w:t xml:space="preserve"> ROIs</w:t>
      </w:r>
    </w:p>
    <w:p w14:paraId="51B890B2" w14:textId="15B2E30E" w:rsidR="005C704F" w:rsidRDefault="00491B04" w:rsidP="0089252E">
      <w:pPr>
        <w:pBdr>
          <w:bottom w:val="single" w:sz="6" w:space="0" w:color="CCCCCC"/>
        </w:pBdr>
        <w:shd w:val="clear" w:color="auto" w:fill="FFFFFF"/>
        <w:spacing w:before="300" w:after="150" w:line="240" w:lineRule="auto"/>
        <w:outlineLvl w:val="1"/>
      </w:pPr>
      <w:r>
        <w:t>scripts/spin/</w:t>
      </w:r>
      <w:r w:rsidR="00896B7B" w:rsidRPr="00896B7B">
        <w:t xml:space="preserve"> </w:t>
      </w:r>
      <w:proofErr w:type="spellStart"/>
      <w:r w:rsidR="00896B7B" w:rsidRPr="00896B7B">
        <w:t>Calculating_Distancematrix_BN</w:t>
      </w:r>
      <w:r w:rsidR="00896B7B">
        <w:t>.m</w:t>
      </w:r>
      <w:proofErr w:type="spellEnd"/>
    </w:p>
    <w:p w14:paraId="16C8CA03" w14:textId="4996614C" w:rsidR="0089252E" w:rsidRDefault="00F17B4D" w:rsidP="00B365A5">
      <w:pPr>
        <w:pBdr>
          <w:bottom w:val="single" w:sz="6" w:space="0" w:color="CCCCCC"/>
        </w:pBdr>
        <w:shd w:val="clear" w:color="auto" w:fill="FFFFFF"/>
        <w:spacing w:before="300" w:after="150" w:line="240" w:lineRule="auto"/>
        <w:outlineLvl w:val="1"/>
      </w:pPr>
      <w:r>
        <w:t xml:space="preserve">output: </w:t>
      </w:r>
      <w:r w:rsidR="008B4304">
        <w:t xml:space="preserve">BNA_coordinates_218.txt and </w:t>
      </w:r>
      <w:r>
        <w:t>BNA_distmat_218.txt</w:t>
      </w:r>
      <w:r w:rsidR="00980C15">
        <w:t xml:space="preserve"> (this is the distance matrix)</w:t>
      </w:r>
    </w:p>
    <w:p w14:paraId="7A5D4D89" w14:textId="11A6BFAD" w:rsidR="00CD62E8" w:rsidRDefault="00127E9D" w:rsidP="00B365A5">
      <w:pPr>
        <w:pBdr>
          <w:bottom w:val="single" w:sz="6" w:space="0" w:color="CCCCCC"/>
        </w:pBdr>
        <w:shd w:val="clear" w:color="auto" w:fill="FFFFFF"/>
        <w:spacing w:before="300" w:after="150" w:line="240" w:lineRule="auto"/>
        <w:outlineLvl w:val="1"/>
      </w:pPr>
      <w:r>
        <w:t>Regression analysis to map individual neurotransmitter receptor/transport onto GVM weight map</w:t>
      </w:r>
    </w:p>
    <w:p w14:paraId="2BF89704" w14:textId="0CD7E42A" w:rsidR="00127E9D" w:rsidRDefault="00D03937" w:rsidP="00B365A5">
      <w:pPr>
        <w:pBdr>
          <w:bottom w:val="single" w:sz="6" w:space="0" w:color="CCCCCC"/>
        </w:pBdr>
        <w:shd w:val="clear" w:color="auto" w:fill="FFFFFF"/>
        <w:spacing w:before="300" w:after="150" w:line="240" w:lineRule="auto"/>
        <w:outlineLvl w:val="1"/>
      </w:pPr>
      <w:r>
        <w:t>scripts/neurotransmitter/</w:t>
      </w:r>
      <w:r w:rsidRPr="00D03937">
        <w:t>brainbeh_receptors_analysis</w:t>
      </w:r>
      <w:r>
        <w:t>.py</w:t>
      </w:r>
      <w:r w:rsidR="00E76B57">
        <w:t xml:space="preserve"> </w:t>
      </w:r>
    </w:p>
    <w:p w14:paraId="76984675" w14:textId="6F5B2F93" w:rsidR="00127E9D" w:rsidRDefault="00E76B57" w:rsidP="00B365A5">
      <w:pPr>
        <w:pBdr>
          <w:bottom w:val="single" w:sz="6" w:space="0" w:color="CCCCCC"/>
        </w:pBdr>
        <w:shd w:val="clear" w:color="auto" w:fill="FFFFFF"/>
        <w:spacing w:before="300" w:after="150" w:line="240" w:lineRule="auto"/>
        <w:outlineLvl w:val="1"/>
      </w:pPr>
      <w:r>
        <w:t xml:space="preserve">this script uses supporting functions from </w:t>
      </w:r>
      <w:r w:rsidR="00C07B04">
        <w:t>scripts/neurotransmitter/</w:t>
      </w:r>
      <w:r>
        <w:t>utility.py</w:t>
      </w:r>
    </w:p>
    <w:p w14:paraId="3B507CF1" w14:textId="77777777" w:rsidR="00F45CE7" w:rsidRDefault="00B411BA" w:rsidP="00B365A5">
      <w:pPr>
        <w:pBdr>
          <w:bottom w:val="single" w:sz="6" w:space="0" w:color="CCCCCC"/>
        </w:pBdr>
        <w:shd w:val="clear" w:color="auto" w:fill="FFFFFF"/>
        <w:spacing w:before="300" w:after="150" w:line="240" w:lineRule="auto"/>
        <w:outlineLvl w:val="1"/>
      </w:pPr>
      <w:r>
        <w:t>Get FDR-corrected p values</w:t>
      </w:r>
    </w:p>
    <w:p w14:paraId="471FD3CC" w14:textId="06F7D9DA" w:rsidR="00B411BA" w:rsidRDefault="00F45CE7" w:rsidP="00B365A5">
      <w:pPr>
        <w:pBdr>
          <w:bottom w:val="single" w:sz="6" w:space="0" w:color="CCCCCC"/>
        </w:pBdr>
        <w:shd w:val="clear" w:color="auto" w:fill="FFFFFF"/>
        <w:spacing w:before="300" w:after="150" w:line="240" w:lineRule="auto"/>
        <w:outlineLvl w:val="1"/>
      </w:pPr>
      <w:r>
        <w:t>scripts/</w:t>
      </w:r>
      <w:r w:rsidR="00E81F8F" w:rsidRPr="00E81F8F">
        <w:t xml:space="preserve"> </w:t>
      </w:r>
      <w:proofErr w:type="spellStart"/>
      <w:r w:rsidR="00E81F8F" w:rsidRPr="00E81F8F">
        <w:t>add_fdrp</w:t>
      </w:r>
      <w:r w:rsidR="00E81F8F">
        <w:t>.R</w:t>
      </w:r>
      <w:proofErr w:type="spellEnd"/>
    </w:p>
    <w:p w14:paraId="2FF0E981" w14:textId="33892B6D" w:rsidR="001727D0" w:rsidRDefault="001727D0" w:rsidP="00B365A5">
      <w:pPr>
        <w:pBdr>
          <w:bottom w:val="single" w:sz="6" w:space="0" w:color="CCCCCC"/>
        </w:pBdr>
        <w:shd w:val="clear" w:color="auto" w:fill="FFFFFF"/>
        <w:spacing w:before="300" w:after="150" w:line="240" w:lineRule="auto"/>
        <w:outlineLvl w:val="1"/>
      </w:pPr>
      <w:r>
        <w:rPr>
          <w:rFonts w:hint="eastAsia"/>
        </w:rPr>
        <w:lastRenderedPageBreak/>
        <w:t>Getting Bayes Factor in CMI-HBN cohort and replication Bayes Factor in Stanford cohort</w:t>
      </w:r>
    </w:p>
    <w:p w14:paraId="428E1A0E" w14:textId="02046C33" w:rsidR="001727D0" w:rsidRDefault="00647939" w:rsidP="00B365A5">
      <w:pPr>
        <w:pBdr>
          <w:bottom w:val="single" w:sz="6" w:space="0" w:color="CCCCCC"/>
        </w:pBdr>
        <w:shd w:val="clear" w:color="auto" w:fill="FFFFFF"/>
        <w:spacing w:before="300" w:after="150" w:line="240" w:lineRule="auto"/>
        <w:outlineLvl w:val="1"/>
      </w:pPr>
      <w:r>
        <w:rPr>
          <w:rFonts w:hint="eastAsia"/>
        </w:rPr>
        <w:t xml:space="preserve">BF: </w:t>
      </w:r>
      <w:r w:rsidR="00E47C4D">
        <w:t>scripts/BF/</w:t>
      </w:r>
      <w:r w:rsidR="006C7B2F" w:rsidRPr="006C7B2F">
        <w:t xml:space="preserve"> </w:t>
      </w:r>
      <w:proofErr w:type="spellStart"/>
      <w:r w:rsidR="006C7B2F" w:rsidRPr="006C7B2F">
        <w:t>getBF_neurotransmitter</w:t>
      </w:r>
      <w:r w:rsidR="006C7B2F">
        <w:t>.R</w:t>
      </w:r>
      <w:proofErr w:type="spellEnd"/>
    </w:p>
    <w:p w14:paraId="36D61AB6" w14:textId="5CC1250F" w:rsidR="001727D0" w:rsidRDefault="006C7B2F" w:rsidP="00B365A5">
      <w:pPr>
        <w:pBdr>
          <w:bottom w:val="single" w:sz="6" w:space="0" w:color="CCCCCC"/>
        </w:pBdr>
        <w:shd w:val="clear" w:color="auto" w:fill="FFFFFF"/>
        <w:spacing w:before="300" w:after="150" w:line="240" w:lineRule="auto"/>
        <w:outlineLvl w:val="1"/>
        <w:rPr>
          <w:rFonts w:ascii="Helvetica" w:eastAsia="Times New Roman" w:hAnsi="Helvetica" w:cs="Times New Roman"/>
          <w:color w:val="000000"/>
          <w:kern w:val="0"/>
          <w14:ligatures w14:val="none"/>
        </w:rPr>
      </w:pPr>
      <w:r>
        <w:rPr>
          <w:rFonts w:ascii="Helvetica" w:eastAsia="Times New Roman" w:hAnsi="Helvetica" w:cs="Times New Roman"/>
          <w:color w:val="000000"/>
          <w:kern w:val="0"/>
          <w14:ligatures w14:val="none"/>
        </w:rPr>
        <w:t xml:space="preserve">Replication </w:t>
      </w:r>
      <w:r w:rsidR="00647939">
        <w:rPr>
          <w:rFonts w:ascii="Helvetica" w:eastAsia="Times New Roman" w:hAnsi="Helvetica" w:cs="Times New Roman" w:hint="eastAsia"/>
          <w:color w:val="000000"/>
          <w:kern w:val="0"/>
          <w14:ligatures w14:val="none"/>
        </w:rPr>
        <w:t xml:space="preserve">BF: </w:t>
      </w:r>
      <w:r>
        <w:rPr>
          <w:rFonts w:ascii="Helvetica" w:eastAsia="Times New Roman" w:hAnsi="Helvetica" w:cs="Times New Roman"/>
          <w:color w:val="000000"/>
          <w:kern w:val="0"/>
          <w14:ligatures w14:val="none"/>
        </w:rPr>
        <w:t>scripts/BF/</w:t>
      </w:r>
      <w:r w:rsidRPr="006C7B2F">
        <w:t xml:space="preserve"> </w:t>
      </w:r>
      <w:proofErr w:type="spellStart"/>
      <w:r w:rsidRPr="006C7B2F">
        <w:rPr>
          <w:rFonts w:ascii="Helvetica" w:eastAsia="Times New Roman" w:hAnsi="Helvetica" w:cs="Times New Roman"/>
          <w:color w:val="000000"/>
          <w:kern w:val="0"/>
          <w14:ligatures w14:val="none"/>
        </w:rPr>
        <w:t>getBFr_neurotransmitter</w:t>
      </w:r>
      <w:r>
        <w:rPr>
          <w:rFonts w:ascii="Helvetica" w:eastAsia="Times New Roman" w:hAnsi="Helvetica" w:cs="Times New Roman"/>
          <w:color w:val="000000"/>
          <w:kern w:val="0"/>
          <w14:ligatures w14:val="none"/>
        </w:rPr>
        <w:t>.R</w:t>
      </w:r>
      <w:proofErr w:type="spellEnd"/>
    </w:p>
    <w:p w14:paraId="7C98F705" w14:textId="324DAA82" w:rsidR="003839A3" w:rsidRDefault="008510A5" w:rsidP="00B365A5">
      <w:pPr>
        <w:pBdr>
          <w:bottom w:val="single" w:sz="6" w:space="0" w:color="CCCCCC"/>
        </w:pBdr>
        <w:shd w:val="clear" w:color="auto" w:fill="FFFFFF"/>
        <w:spacing w:before="300" w:after="150" w:line="240" w:lineRule="auto"/>
        <w:outlineLvl w:val="1"/>
        <w:rPr>
          <w:rFonts w:ascii="Helvetica" w:eastAsia="Times New Roman" w:hAnsi="Helvetica" w:cs="Times New Roman"/>
          <w:color w:val="000000"/>
          <w:kern w:val="0"/>
          <w14:ligatures w14:val="none"/>
        </w:rPr>
      </w:pPr>
      <w:proofErr w:type="spellStart"/>
      <w:r w:rsidRPr="00936F5D">
        <w:rPr>
          <w:rFonts w:ascii="Helvetica" w:eastAsia="Times New Roman" w:hAnsi="Helvetica" w:cs="Times New Roman"/>
          <w:color w:val="000000"/>
          <w:kern w:val="0"/>
          <w14:ligatures w14:val="none"/>
        </w:rPr>
        <w:t>Barplot</w:t>
      </w:r>
      <w:proofErr w:type="spellEnd"/>
      <w:r w:rsidRPr="00936F5D">
        <w:rPr>
          <w:rFonts w:ascii="Helvetica" w:eastAsia="Times New Roman" w:hAnsi="Helvetica" w:cs="Times New Roman"/>
          <w:color w:val="000000"/>
          <w:kern w:val="0"/>
          <w14:ligatures w14:val="none"/>
        </w:rPr>
        <w:t xml:space="preserve"> of adjusted R2 across receptors: </w:t>
      </w:r>
      <w:r w:rsidR="00890937" w:rsidRPr="00936F5D">
        <w:rPr>
          <w:rFonts w:ascii="Helvetica" w:eastAsia="Times New Roman" w:hAnsi="Helvetica" w:cs="Times New Roman"/>
          <w:color w:val="000000"/>
          <w:kern w:val="0"/>
          <w14:ligatures w14:val="none"/>
        </w:rPr>
        <w:t>scripts/neurotransmitter/</w:t>
      </w:r>
      <w:r w:rsidR="003915E1" w:rsidRPr="003915E1">
        <w:t xml:space="preserve"> </w:t>
      </w:r>
      <w:proofErr w:type="spellStart"/>
      <w:r w:rsidR="003915E1" w:rsidRPr="003915E1">
        <w:rPr>
          <w:rFonts w:ascii="Helvetica" w:eastAsia="Times New Roman" w:hAnsi="Helvetica" w:cs="Times New Roman"/>
          <w:color w:val="000000"/>
          <w:kern w:val="0"/>
          <w14:ligatures w14:val="none"/>
        </w:rPr>
        <w:t>simple_barplot_individual_receptors</w:t>
      </w:r>
      <w:r w:rsidR="003915E1">
        <w:rPr>
          <w:rFonts w:ascii="Helvetica" w:eastAsia="Times New Roman" w:hAnsi="Helvetica" w:cs="Times New Roman"/>
          <w:color w:val="000000"/>
          <w:kern w:val="0"/>
          <w14:ligatures w14:val="none"/>
        </w:rPr>
        <w:t>.R</w:t>
      </w:r>
      <w:proofErr w:type="spellEnd"/>
    </w:p>
    <w:p w14:paraId="07B4D2F7" w14:textId="288C9815" w:rsidR="00DF77A0" w:rsidRDefault="00DF77A0" w:rsidP="00B365A5">
      <w:pPr>
        <w:pBdr>
          <w:bottom w:val="single" w:sz="6" w:space="0" w:color="CCCCCC"/>
        </w:pBdr>
        <w:shd w:val="clear" w:color="auto" w:fill="FFFFFF"/>
        <w:spacing w:before="300" w:after="150" w:line="240" w:lineRule="auto"/>
        <w:outlineLvl w:val="1"/>
        <w:rPr>
          <w:rFonts w:ascii="Helvetica" w:eastAsia="Times New Roman" w:hAnsi="Helvetica" w:cs="Times New Roman"/>
          <w:color w:val="000000"/>
          <w:kern w:val="0"/>
          <w14:ligatures w14:val="none"/>
        </w:rPr>
      </w:pPr>
      <w:r>
        <w:rPr>
          <w:rFonts w:ascii="Helvetica" w:eastAsia="Times New Roman" w:hAnsi="Helvetica" w:cs="Times New Roman"/>
          <w:color w:val="000000"/>
          <w:kern w:val="0"/>
          <w14:ligatures w14:val="none"/>
        </w:rPr>
        <w:t>5. Network analysis</w:t>
      </w:r>
    </w:p>
    <w:p w14:paraId="573AB6DE" w14:textId="390BD922" w:rsidR="00DF5D83" w:rsidRDefault="002A6A11" w:rsidP="00B365A5">
      <w:pPr>
        <w:pBdr>
          <w:bottom w:val="single" w:sz="6" w:space="0" w:color="CCCCCC"/>
        </w:pBdr>
        <w:shd w:val="clear" w:color="auto" w:fill="FFFFFF"/>
        <w:spacing w:before="300" w:after="150" w:line="240" w:lineRule="auto"/>
        <w:outlineLvl w:val="1"/>
        <w:rPr>
          <w:rFonts w:ascii="Helvetica" w:eastAsia="Times New Roman" w:hAnsi="Helvetica" w:cs="Times New Roman"/>
          <w:color w:val="000000"/>
          <w:kern w:val="0"/>
          <w14:ligatures w14:val="none"/>
        </w:rPr>
      </w:pPr>
      <w:r>
        <w:rPr>
          <w:rFonts w:ascii="Helvetica" w:eastAsia="Times New Roman" w:hAnsi="Helvetica" w:cs="Times New Roman"/>
          <w:color w:val="000000"/>
          <w:kern w:val="0"/>
          <w14:ligatures w14:val="none"/>
        </w:rPr>
        <w:t xml:space="preserve">Before examining for each Shirer network, we first examined the directionality of </w:t>
      </w:r>
      <w:r w:rsidR="003D0FF4">
        <w:rPr>
          <w:rFonts w:ascii="Helvetica" w:eastAsia="Times New Roman" w:hAnsi="Helvetica" w:cs="Times New Roman"/>
          <w:color w:val="000000"/>
          <w:kern w:val="0"/>
          <w14:ligatures w14:val="none"/>
        </w:rPr>
        <w:t xml:space="preserve">association between </w:t>
      </w:r>
      <w:r>
        <w:rPr>
          <w:rFonts w:ascii="Helvetica" w:eastAsia="Times New Roman" w:hAnsi="Helvetica" w:cs="Times New Roman"/>
          <w:color w:val="000000"/>
          <w:kern w:val="0"/>
          <w14:ligatures w14:val="none"/>
        </w:rPr>
        <w:t>NMDA density and GMV weight</w:t>
      </w:r>
      <w:r w:rsidR="0063096D">
        <w:rPr>
          <w:rFonts w:ascii="Helvetica" w:eastAsia="Times New Roman" w:hAnsi="Helvetica" w:cs="Times New Roman"/>
          <w:color w:val="000000"/>
          <w:kern w:val="0"/>
          <w14:ligatures w14:val="none"/>
        </w:rPr>
        <w:t>s for math and reading for both cohorts.</w:t>
      </w:r>
    </w:p>
    <w:p w14:paraId="389076D9" w14:textId="6F77A09F" w:rsidR="0063096D" w:rsidRDefault="0063096D" w:rsidP="00B365A5">
      <w:pPr>
        <w:pBdr>
          <w:bottom w:val="single" w:sz="6" w:space="0" w:color="CCCCCC"/>
        </w:pBdr>
        <w:shd w:val="clear" w:color="auto" w:fill="FFFFFF"/>
        <w:spacing w:before="300" w:after="150" w:line="240" w:lineRule="auto"/>
        <w:outlineLvl w:val="1"/>
        <w:rPr>
          <w:rFonts w:ascii="Helvetica" w:eastAsia="Times New Roman" w:hAnsi="Helvetica" w:cs="Times New Roman"/>
          <w:color w:val="000000"/>
          <w:kern w:val="0"/>
          <w14:ligatures w14:val="none"/>
        </w:rPr>
      </w:pPr>
      <w:r>
        <w:rPr>
          <w:rFonts w:ascii="Helvetica" w:eastAsia="Times New Roman" w:hAnsi="Helvetica" w:cs="Times New Roman"/>
          <w:color w:val="000000"/>
          <w:kern w:val="0"/>
          <w14:ligatures w14:val="none"/>
        </w:rPr>
        <w:t>scripts/</w:t>
      </w:r>
      <w:proofErr w:type="spellStart"/>
      <w:r>
        <w:rPr>
          <w:rFonts w:ascii="Helvetica" w:eastAsia="Times New Roman" w:hAnsi="Helvetica" w:cs="Times New Roman"/>
          <w:color w:val="000000"/>
          <w:kern w:val="0"/>
          <w14:ligatures w14:val="none"/>
        </w:rPr>
        <w:t>network_analysis</w:t>
      </w:r>
      <w:proofErr w:type="spellEnd"/>
      <w:r>
        <w:rPr>
          <w:rFonts w:ascii="Helvetica" w:eastAsia="Times New Roman" w:hAnsi="Helvetica" w:cs="Times New Roman"/>
          <w:color w:val="000000"/>
          <w:kern w:val="0"/>
          <w14:ligatures w14:val="none"/>
        </w:rPr>
        <w:t>/</w:t>
      </w:r>
      <w:proofErr w:type="spellStart"/>
      <w:r w:rsidRPr="0063096D">
        <w:rPr>
          <w:rFonts w:ascii="Helvetica" w:eastAsia="Times New Roman" w:hAnsi="Helvetica" w:cs="Times New Roman"/>
          <w:color w:val="000000"/>
          <w:kern w:val="0"/>
          <w14:ligatures w14:val="none"/>
        </w:rPr>
        <w:t>scatter_plot_directionality</w:t>
      </w:r>
      <w:r w:rsidR="003D0FF4">
        <w:rPr>
          <w:rFonts w:ascii="Helvetica" w:eastAsia="Times New Roman" w:hAnsi="Helvetica" w:cs="Times New Roman"/>
          <w:color w:val="000000"/>
          <w:kern w:val="0"/>
          <w14:ligatures w14:val="none"/>
        </w:rPr>
        <w:t>.R</w:t>
      </w:r>
      <w:proofErr w:type="spellEnd"/>
    </w:p>
    <w:p w14:paraId="216A8516" w14:textId="6F8A3B35" w:rsidR="003D0FF4" w:rsidRDefault="003D0FF4" w:rsidP="00B365A5">
      <w:pPr>
        <w:pBdr>
          <w:bottom w:val="single" w:sz="6" w:space="0" w:color="CCCCCC"/>
        </w:pBdr>
        <w:shd w:val="clear" w:color="auto" w:fill="FFFFFF"/>
        <w:spacing w:before="300" w:after="150" w:line="240" w:lineRule="auto"/>
        <w:outlineLvl w:val="1"/>
        <w:rPr>
          <w:rFonts w:ascii="Helvetica" w:eastAsia="Times New Roman" w:hAnsi="Helvetica" w:cs="Times New Roman"/>
          <w:color w:val="000000"/>
          <w:kern w:val="0"/>
          <w14:ligatures w14:val="none"/>
        </w:rPr>
      </w:pPr>
      <w:r>
        <w:rPr>
          <w:rFonts w:ascii="Helvetica" w:eastAsia="Times New Roman" w:hAnsi="Helvetica" w:cs="Times New Roman"/>
          <w:color w:val="000000"/>
          <w:kern w:val="0"/>
          <w14:ligatures w14:val="none"/>
        </w:rPr>
        <w:t xml:space="preserve">next, we examined the </w:t>
      </w:r>
      <w:r>
        <w:rPr>
          <w:rFonts w:ascii="Helvetica" w:eastAsia="Times New Roman" w:hAnsi="Helvetica" w:cs="Times New Roman"/>
          <w:color w:val="000000"/>
          <w:kern w:val="0"/>
          <w14:ligatures w14:val="none"/>
        </w:rPr>
        <w:t>association between NMDA density and GMV weights</w:t>
      </w:r>
      <w:r>
        <w:rPr>
          <w:rFonts w:ascii="Helvetica" w:eastAsia="Times New Roman" w:hAnsi="Helvetica" w:cs="Times New Roman"/>
          <w:color w:val="000000"/>
          <w:kern w:val="0"/>
          <w14:ligatures w14:val="none"/>
        </w:rPr>
        <w:t xml:space="preserve"> for each Shirer network</w:t>
      </w:r>
      <w:r w:rsidR="00B73108">
        <w:rPr>
          <w:rFonts w:ascii="Helvetica" w:eastAsia="Times New Roman" w:hAnsi="Helvetica" w:cs="Times New Roman"/>
          <w:color w:val="000000"/>
          <w:kern w:val="0"/>
          <w14:ligatures w14:val="none"/>
        </w:rPr>
        <w:t xml:space="preserve"> for both cohorts</w:t>
      </w:r>
    </w:p>
    <w:p w14:paraId="71BD253C" w14:textId="410A09D6" w:rsidR="00DF5D83" w:rsidRDefault="006F3B90" w:rsidP="00B365A5">
      <w:pPr>
        <w:pBdr>
          <w:bottom w:val="single" w:sz="6" w:space="0" w:color="CCCCCC"/>
        </w:pBdr>
        <w:shd w:val="clear" w:color="auto" w:fill="FFFFFF"/>
        <w:spacing w:before="300" w:after="150" w:line="240" w:lineRule="auto"/>
        <w:outlineLvl w:val="1"/>
        <w:rPr>
          <w:rFonts w:ascii="Helvetica" w:eastAsia="Times New Roman" w:hAnsi="Helvetica" w:cs="Times New Roman"/>
          <w:color w:val="000000"/>
          <w:kern w:val="0"/>
          <w14:ligatures w14:val="none"/>
        </w:rPr>
      </w:pPr>
      <w:r w:rsidRPr="004A68D6">
        <w:rPr>
          <w:rFonts w:ascii="Helvetica" w:eastAsia="Times New Roman" w:hAnsi="Helvetica" w:cs="Times New Roman"/>
          <w:color w:val="000000"/>
          <w:kern w:val="0"/>
          <w14:ligatures w14:val="none"/>
        </w:rPr>
        <w:t>scripts/</w:t>
      </w:r>
      <w:proofErr w:type="spellStart"/>
      <w:r w:rsidRPr="004A68D6">
        <w:rPr>
          <w:rFonts w:ascii="Helvetica" w:eastAsia="Times New Roman" w:hAnsi="Helvetica" w:cs="Times New Roman"/>
          <w:color w:val="000000"/>
          <w:kern w:val="0"/>
          <w14:ligatures w14:val="none"/>
        </w:rPr>
        <w:t>network_analysis</w:t>
      </w:r>
      <w:proofErr w:type="spellEnd"/>
      <w:r w:rsidRPr="004A68D6">
        <w:rPr>
          <w:rFonts w:ascii="Helvetica" w:eastAsia="Times New Roman" w:hAnsi="Helvetica" w:cs="Times New Roman"/>
          <w:color w:val="000000"/>
          <w:kern w:val="0"/>
          <w14:ligatures w14:val="none"/>
        </w:rPr>
        <w:t>/</w:t>
      </w:r>
      <w:r w:rsidR="0019028D" w:rsidRPr="004A68D6">
        <w:t xml:space="preserve"> </w:t>
      </w:r>
      <w:proofErr w:type="spellStart"/>
      <w:r w:rsidR="000123FE" w:rsidRPr="004A68D6">
        <w:rPr>
          <w:rFonts w:ascii="Helvetica" w:eastAsia="Times New Roman" w:hAnsi="Helvetica" w:cs="Times New Roman"/>
          <w:color w:val="000000"/>
          <w:kern w:val="0"/>
          <w14:ligatures w14:val="none"/>
        </w:rPr>
        <w:t>scatter_plot_directionality_network_shirer</w:t>
      </w:r>
      <w:r w:rsidRPr="004A68D6">
        <w:rPr>
          <w:rFonts w:ascii="Helvetica" w:eastAsia="Times New Roman" w:hAnsi="Helvetica" w:cs="Times New Roman"/>
          <w:color w:val="000000"/>
          <w:kern w:val="0"/>
          <w14:ligatures w14:val="none"/>
        </w:rPr>
        <w:t>.R</w:t>
      </w:r>
      <w:proofErr w:type="spellEnd"/>
    </w:p>
    <w:p w14:paraId="70F173E6" w14:textId="5905180B" w:rsidR="00CD4BDF" w:rsidRPr="001A70CE" w:rsidRDefault="00DF77A0" w:rsidP="00B365A5">
      <w:pPr>
        <w:pBdr>
          <w:bottom w:val="single" w:sz="6" w:space="0" w:color="CCCCCC"/>
        </w:pBdr>
        <w:shd w:val="clear" w:color="auto" w:fill="FFFFFF"/>
        <w:spacing w:before="300" w:after="150" w:line="240" w:lineRule="auto"/>
        <w:outlineLvl w:val="1"/>
        <w:rPr>
          <w:rFonts w:ascii="Helvetica" w:eastAsia="Times New Roman" w:hAnsi="Helvetica" w:cs="Times New Roman"/>
          <w:color w:val="000000"/>
          <w:kern w:val="0"/>
          <w14:ligatures w14:val="none"/>
        </w:rPr>
      </w:pPr>
      <w:r>
        <w:rPr>
          <w:rFonts w:ascii="Helvetica" w:eastAsia="Times New Roman" w:hAnsi="Helvetica" w:cs="Times New Roman"/>
          <w:color w:val="000000"/>
          <w:kern w:val="0"/>
          <w14:ligatures w14:val="none"/>
        </w:rPr>
        <w:t>6</w:t>
      </w:r>
      <w:r w:rsidR="00D65626">
        <w:rPr>
          <w:rFonts w:ascii="Helvetica" w:eastAsia="Times New Roman" w:hAnsi="Helvetica" w:cs="Times New Roman"/>
          <w:color w:val="000000"/>
          <w:kern w:val="0"/>
          <w14:ligatures w14:val="none"/>
        </w:rPr>
        <w:t>. Control Analysis</w:t>
      </w:r>
      <w:r w:rsidR="00545F69">
        <w:rPr>
          <w:rFonts w:ascii="Helvetica" w:eastAsia="Times New Roman" w:hAnsi="Helvetica" w:cs="Times New Roman"/>
          <w:color w:val="000000"/>
          <w:kern w:val="0"/>
          <w14:ligatures w14:val="none"/>
        </w:rPr>
        <w:t xml:space="preserve"> </w:t>
      </w:r>
    </w:p>
    <w:p w14:paraId="69F0A048" w14:textId="3763D232" w:rsidR="003001D4" w:rsidRDefault="00C007D4" w:rsidP="00B365A5">
      <w:pPr>
        <w:pBdr>
          <w:bottom w:val="single" w:sz="6" w:space="0" w:color="CCCCCC"/>
        </w:pBdr>
        <w:shd w:val="clear" w:color="auto" w:fill="FFFFFF"/>
        <w:spacing w:before="300" w:after="150" w:line="240" w:lineRule="auto"/>
        <w:outlineLvl w:val="1"/>
        <w:rPr>
          <w:rFonts w:ascii="Times New Roman" w:hAnsi="Times New Roman" w:cs="Times New Roman"/>
          <w:kern w:val="0"/>
        </w:rPr>
      </w:pPr>
      <w:r w:rsidRPr="00FB1003">
        <w:rPr>
          <w:rFonts w:ascii="Times New Roman" w:hAnsi="Times New Roman" w:cs="Times New Roman"/>
          <w:kern w:val="0"/>
        </w:rPr>
        <w:t xml:space="preserve">To evaluate </w:t>
      </w:r>
      <w:r>
        <w:rPr>
          <w:rFonts w:ascii="Times New Roman" w:hAnsi="Times New Roman" w:cs="Times New Roman"/>
          <w:kern w:val="0"/>
        </w:rPr>
        <w:t>the potential influence of general cognitive ability and socioeconomic factors on our findings, we performed additional analyses controlling for IQ and socioeconomic status (SES).</w:t>
      </w:r>
    </w:p>
    <w:p w14:paraId="093C1659" w14:textId="77777777" w:rsidR="00EE0BCE" w:rsidRDefault="00497294" w:rsidP="00B365A5">
      <w:pPr>
        <w:pBdr>
          <w:bottom w:val="single" w:sz="6" w:space="0" w:color="CCCCCC"/>
        </w:pBdr>
        <w:shd w:val="clear" w:color="auto" w:fill="FFFFFF"/>
        <w:spacing w:before="300" w:after="150" w:line="240" w:lineRule="auto"/>
        <w:outlineLvl w:val="1"/>
        <w:rPr>
          <w:rFonts w:ascii="Times New Roman" w:hAnsi="Times New Roman" w:cs="Times New Roman"/>
          <w:kern w:val="0"/>
        </w:rPr>
      </w:pPr>
      <w:r w:rsidRPr="0047548E">
        <w:rPr>
          <w:rFonts w:ascii="Times New Roman" w:hAnsi="Times New Roman" w:cs="Times New Roman"/>
          <w:kern w:val="0"/>
        </w:rPr>
        <w:t>CMI-HBN:</w:t>
      </w:r>
      <w:r w:rsidR="00F53005" w:rsidRPr="0047548E">
        <w:rPr>
          <w:rFonts w:ascii="Times New Roman" w:hAnsi="Times New Roman" w:cs="Times New Roman"/>
          <w:kern w:val="0"/>
        </w:rPr>
        <w:t xml:space="preserve"> </w:t>
      </w:r>
    </w:p>
    <w:p w14:paraId="633E8DC6" w14:textId="77777777" w:rsidR="00EE0BCE" w:rsidRDefault="00EE0BCE" w:rsidP="00B365A5">
      <w:pPr>
        <w:pBdr>
          <w:bottom w:val="single" w:sz="6" w:space="0" w:color="CCCCCC"/>
        </w:pBdr>
        <w:shd w:val="clear" w:color="auto" w:fill="FFFFFF"/>
        <w:spacing w:before="300" w:after="150" w:line="240" w:lineRule="auto"/>
        <w:outlineLvl w:val="1"/>
        <w:rPr>
          <w:rFonts w:ascii="Times New Roman" w:hAnsi="Times New Roman" w:cs="Times New Roman"/>
          <w:kern w:val="0"/>
        </w:rPr>
      </w:pPr>
      <w:r>
        <w:rPr>
          <w:rFonts w:ascii="Times New Roman" w:hAnsi="Times New Roman" w:cs="Times New Roman"/>
          <w:kern w:val="0"/>
        </w:rPr>
        <w:t xml:space="preserve">Run CCA with IQ regressing out from math and reading measures </w:t>
      </w:r>
    </w:p>
    <w:p w14:paraId="1501767F" w14:textId="3817B7AD" w:rsidR="00497294" w:rsidRDefault="001F04B4" w:rsidP="00B365A5">
      <w:pPr>
        <w:pBdr>
          <w:bottom w:val="single" w:sz="6" w:space="0" w:color="CCCCCC"/>
        </w:pBdr>
        <w:shd w:val="clear" w:color="auto" w:fill="FFFFFF"/>
        <w:spacing w:before="300" w:after="150" w:line="240" w:lineRule="auto"/>
        <w:outlineLvl w:val="1"/>
        <w:rPr>
          <w:rFonts w:ascii="Times New Roman" w:hAnsi="Times New Roman" w:cs="Times New Roman"/>
          <w:kern w:val="0"/>
        </w:rPr>
      </w:pPr>
      <w:r>
        <w:rPr>
          <w:rFonts w:ascii="Times New Roman" w:hAnsi="Times New Roman" w:cs="Times New Roman"/>
          <w:kern w:val="0"/>
        </w:rPr>
        <w:t>scripts/</w:t>
      </w:r>
      <w:proofErr w:type="spellStart"/>
      <w:r>
        <w:rPr>
          <w:rFonts w:ascii="Times New Roman" w:hAnsi="Times New Roman" w:cs="Times New Roman"/>
          <w:kern w:val="0"/>
        </w:rPr>
        <w:t>control_analysis</w:t>
      </w:r>
      <w:proofErr w:type="spellEnd"/>
      <w:r w:rsidR="0047548E">
        <w:rPr>
          <w:rFonts w:ascii="Times New Roman" w:hAnsi="Times New Roman" w:cs="Times New Roman"/>
          <w:kern w:val="0"/>
        </w:rPr>
        <w:t>/</w:t>
      </w:r>
      <w:r>
        <w:rPr>
          <w:rFonts w:ascii="Times New Roman" w:hAnsi="Times New Roman" w:cs="Times New Roman"/>
          <w:kern w:val="0"/>
        </w:rPr>
        <w:t>cmi/</w:t>
      </w:r>
      <w:r w:rsidRPr="001F04B4">
        <w:t xml:space="preserve"> </w:t>
      </w:r>
      <w:proofErr w:type="spellStart"/>
      <w:r w:rsidRPr="001F04B4">
        <w:rPr>
          <w:rFonts w:ascii="Times New Roman" w:hAnsi="Times New Roman" w:cs="Times New Roman"/>
          <w:kern w:val="0"/>
        </w:rPr>
        <w:t>Wholebrain_CCA_cmi_ctrIQ</w:t>
      </w:r>
      <w:r>
        <w:rPr>
          <w:rFonts w:ascii="Times New Roman" w:hAnsi="Times New Roman" w:cs="Times New Roman"/>
          <w:kern w:val="0"/>
        </w:rPr>
        <w:t>.R</w:t>
      </w:r>
      <w:proofErr w:type="spellEnd"/>
      <w:r>
        <w:rPr>
          <w:rFonts w:ascii="Times New Roman" w:hAnsi="Times New Roman" w:cs="Times New Roman"/>
          <w:kern w:val="0"/>
        </w:rPr>
        <w:t xml:space="preserve"> </w:t>
      </w:r>
    </w:p>
    <w:p w14:paraId="2059278D" w14:textId="1EF3152A" w:rsidR="00EE0BCE" w:rsidRDefault="00EE0BCE" w:rsidP="00B365A5">
      <w:pPr>
        <w:pBdr>
          <w:bottom w:val="single" w:sz="6" w:space="0" w:color="CCCCCC"/>
        </w:pBdr>
        <w:shd w:val="clear" w:color="auto" w:fill="FFFFFF"/>
        <w:spacing w:before="300" w:after="150" w:line="240" w:lineRule="auto"/>
        <w:outlineLvl w:val="1"/>
        <w:rPr>
          <w:rFonts w:ascii="Times New Roman" w:hAnsi="Times New Roman" w:cs="Times New Roman"/>
          <w:kern w:val="0"/>
        </w:rPr>
      </w:pPr>
      <w:r>
        <w:rPr>
          <w:rFonts w:ascii="Times New Roman" w:hAnsi="Times New Roman" w:cs="Times New Roman"/>
          <w:kern w:val="0"/>
        </w:rPr>
        <w:t xml:space="preserve">Run CCA with </w:t>
      </w:r>
      <w:r>
        <w:rPr>
          <w:rFonts w:ascii="Times New Roman" w:hAnsi="Times New Roman" w:cs="Times New Roman"/>
          <w:kern w:val="0"/>
        </w:rPr>
        <w:t>SES</w:t>
      </w:r>
      <w:r>
        <w:rPr>
          <w:rFonts w:ascii="Times New Roman" w:hAnsi="Times New Roman" w:cs="Times New Roman"/>
          <w:kern w:val="0"/>
        </w:rPr>
        <w:t xml:space="preserve"> regressing out from math and reading measures </w:t>
      </w:r>
    </w:p>
    <w:p w14:paraId="0B983658" w14:textId="4C6F703C" w:rsidR="001F04B4" w:rsidRDefault="001F04B4" w:rsidP="00B365A5">
      <w:pPr>
        <w:pBdr>
          <w:bottom w:val="single" w:sz="6" w:space="0" w:color="CCCCCC"/>
        </w:pBdr>
        <w:shd w:val="clear" w:color="auto" w:fill="FFFFFF"/>
        <w:spacing w:before="300" w:after="150" w:line="240" w:lineRule="auto"/>
        <w:outlineLvl w:val="1"/>
        <w:rPr>
          <w:rFonts w:ascii="Times New Roman" w:hAnsi="Times New Roman" w:cs="Times New Roman"/>
          <w:kern w:val="0"/>
        </w:rPr>
      </w:pPr>
      <w:r>
        <w:rPr>
          <w:rFonts w:ascii="Times New Roman" w:hAnsi="Times New Roman" w:cs="Times New Roman"/>
          <w:kern w:val="0"/>
        </w:rPr>
        <w:t>scripts/</w:t>
      </w:r>
      <w:proofErr w:type="spellStart"/>
      <w:r>
        <w:rPr>
          <w:rFonts w:ascii="Times New Roman" w:hAnsi="Times New Roman" w:cs="Times New Roman"/>
          <w:kern w:val="0"/>
        </w:rPr>
        <w:t>control_analysis</w:t>
      </w:r>
      <w:proofErr w:type="spellEnd"/>
      <w:r w:rsidR="0047548E">
        <w:rPr>
          <w:rFonts w:ascii="Times New Roman" w:hAnsi="Times New Roman" w:cs="Times New Roman"/>
          <w:kern w:val="0"/>
        </w:rPr>
        <w:t>/</w:t>
      </w:r>
      <w:r>
        <w:rPr>
          <w:rFonts w:ascii="Times New Roman" w:hAnsi="Times New Roman" w:cs="Times New Roman"/>
          <w:kern w:val="0"/>
        </w:rPr>
        <w:t>cmi/</w:t>
      </w:r>
      <w:r w:rsidRPr="001F04B4">
        <w:t xml:space="preserve"> </w:t>
      </w:r>
      <w:proofErr w:type="spellStart"/>
      <w:r w:rsidRPr="001F04B4">
        <w:rPr>
          <w:rFonts w:ascii="Times New Roman" w:hAnsi="Times New Roman" w:cs="Times New Roman"/>
          <w:kern w:val="0"/>
        </w:rPr>
        <w:t>Wholebrain_CCA_cmi_ctr</w:t>
      </w:r>
      <w:r>
        <w:rPr>
          <w:rFonts w:ascii="Times New Roman" w:hAnsi="Times New Roman" w:cs="Times New Roman"/>
          <w:kern w:val="0"/>
        </w:rPr>
        <w:t>SES</w:t>
      </w:r>
      <w:r>
        <w:rPr>
          <w:rFonts w:ascii="Times New Roman" w:hAnsi="Times New Roman" w:cs="Times New Roman"/>
          <w:kern w:val="0"/>
        </w:rPr>
        <w:t>.R</w:t>
      </w:r>
      <w:proofErr w:type="spellEnd"/>
    </w:p>
    <w:p w14:paraId="3C5513BD" w14:textId="7B943A9B" w:rsidR="00E72205" w:rsidRDefault="00E72205" w:rsidP="00B365A5">
      <w:pPr>
        <w:pBdr>
          <w:bottom w:val="single" w:sz="6" w:space="0" w:color="CCCCCC"/>
        </w:pBdr>
        <w:shd w:val="clear" w:color="auto" w:fill="FFFFFF"/>
        <w:spacing w:before="300" w:after="150" w:line="240" w:lineRule="auto"/>
        <w:outlineLvl w:val="1"/>
        <w:rPr>
          <w:rFonts w:ascii="Times New Roman" w:hAnsi="Times New Roman" w:cs="Times New Roman"/>
          <w:kern w:val="0"/>
        </w:rPr>
      </w:pPr>
      <w:r>
        <w:rPr>
          <w:rFonts w:ascii="Times New Roman" w:hAnsi="Times New Roman" w:cs="Times New Roman"/>
          <w:kern w:val="0"/>
        </w:rPr>
        <w:t>check correlation between models</w:t>
      </w:r>
    </w:p>
    <w:p w14:paraId="135B57E0" w14:textId="35F5F84B" w:rsidR="00E72205" w:rsidRDefault="00E72205" w:rsidP="00B365A5">
      <w:pPr>
        <w:pBdr>
          <w:bottom w:val="single" w:sz="6" w:space="0" w:color="CCCCCC"/>
        </w:pBdr>
        <w:shd w:val="clear" w:color="auto" w:fill="FFFFFF"/>
        <w:spacing w:before="300" w:after="150" w:line="240" w:lineRule="auto"/>
        <w:outlineLvl w:val="1"/>
        <w:rPr>
          <w:rFonts w:ascii="Times New Roman" w:hAnsi="Times New Roman" w:cs="Times New Roman"/>
          <w:kern w:val="0"/>
        </w:rPr>
      </w:pPr>
      <w:r>
        <w:rPr>
          <w:rFonts w:ascii="Times New Roman" w:hAnsi="Times New Roman" w:cs="Times New Roman"/>
          <w:kern w:val="0"/>
        </w:rPr>
        <w:t>scripts/</w:t>
      </w:r>
      <w:proofErr w:type="spellStart"/>
      <w:r>
        <w:rPr>
          <w:rFonts w:ascii="Times New Roman" w:hAnsi="Times New Roman" w:cs="Times New Roman"/>
          <w:kern w:val="0"/>
        </w:rPr>
        <w:t>control_analysis</w:t>
      </w:r>
      <w:proofErr w:type="spellEnd"/>
      <w:r w:rsidR="0047548E">
        <w:rPr>
          <w:rFonts w:ascii="Times New Roman" w:hAnsi="Times New Roman" w:cs="Times New Roman"/>
          <w:kern w:val="0"/>
        </w:rPr>
        <w:t>/</w:t>
      </w:r>
      <w:r>
        <w:rPr>
          <w:rFonts w:ascii="Times New Roman" w:hAnsi="Times New Roman" w:cs="Times New Roman"/>
          <w:kern w:val="0"/>
        </w:rPr>
        <w:t>cmi/</w:t>
      </w:r>
      <w:proofErr w:type="spellStart"/>
      <w:r w:rsidRPr="00E72205">
        <w:rPr>
          <w:rFonts w:ascii="Times New Roman" w:hAnsi="Times New Roman" w:cs="Times New Roman"/>
          <w:kern w:val="0"/>
        </w:rPr>
        <w:t>check_weights_correlation</w:t>
      </w:r>
      <w:r>
        <w:rPr>
          <w:rFonts w:ascii="Times New Roman" w:hAnsi="Times New Roman" w:cs="Times New Roman"/>
          <w:kern w:val="0"/>
        </w:rPr>
        <w:t>.R</w:t>
      </w:r>
      <w:proofErr w:type="spellEnd"/>
    </w:p>
    <w:p w14:paraId="15E891FB" w14:textId="77777777" w:rsidR="00EE0BCE" w:rsidRPr="00E84A56" w:rsidRDefault="00EE0BCE" w:rsidP="00B365A5">
      <w:pPr>
        <w:pBdr>
          <w:bottom w:val="single" w:sz="6" w:space="0" w:color="CCCCCC"/>
        </w:pBdr>
        <w:shd w:val="clear" w:color="auto" w:fill="FFFFFF"/>
        <w:spacing w:before="300" w:after="150" w:line="240" w:lineRule="auto"/>
        <w:outlineLvl w:val="1"/>
        <w:rPr>
          <w:rFonts w:ascii="Times New Roman" w:hAnsi="Times New Roman" w:cs="Times New Roman"/>
          <w:kern w:val="0"/>
          <w:highlight w:val="yellow"/>
        </w:rPr>
      </w:pPr>
    </w:p>
    <w:p w14:paraId="288FF39E" w14:textId="1C309CDA" w:rsidR="00497294" w:rsidRDefault="00497294" w:rsidP="00B365A5">
      <w:pPr>
        <w:pBdr>
          <w:bottom w:val="single" w:sz="6" w:space="0" w:color="CCCCCC"/>
        </w:pBdr>
        <w:shd w:val="clear" w:color="auto" w:fill="FFFFFF"/>
        <w:spacing w:before="300" w:after="150" w:line="240" w:lineRule="auto"/>
        <w:outlineLvl w:val="1"/>
        <w:rPr>
          <w:rFonts w:ascii="Times New Roman" w:hAnsi="Times New Roman" w:cs="Times New Roman"/>
          <w:kern w:val="0"/>
        </w:rPr>
      </w:pPr>
      <w:r w:rsidRPr="001B6D68">
        <w:rPr>
          <w:rFonts w:ascii="Times New Roman" w:hAnsi="Times New Roman" w:cs="Times New Roman"/>
          <w:kern w:val="0"/>
        </w:rPr>
        <w:t>Stanford:</w:t>
      </w:r>
      <w:r w:rsidR="00F53005" w:rsidRPr="001B6D68">
        <w:rPr>
          <w:rFonts w:ascii="Times New Roman" w:hAnsi="Times New Roman" w:cs="Times New Roman"/>
          <w:kern w:val="0"/>
        </w:rPr>
        <w:t xml:space="preserve"> </w:t>
      </w:r>
    </w:p>
    <w:p w14:paraId="4E025E3D" w14:textId="77777777" w:rsidR="0047548E" w:rsidRDefault="0047548E" w:rsidP="0047548E">
      <w:pPr>
        <w:pBdr>
          <w:bottom w:val="single" w:sz="6" w:space="0" w:color="CCCCCC"/>
        </w:pBdr>
        <w:shd w:val="clear" w:color="auto" w:fill="FFFFFF"/>
        <w:spacing w:before="300" w:after="150" w:line="240" w:lineRule="auto"/>
        <w:outlineLvl w:val="1"/>
        <w:rPr>
          <w:rFonts w:ascii="Times New Roman" w:hAnsi="Times New Roman" w:cs="Times New Roman"/>
          <w:kern w:val="0"/>
        </w:rPr>
      </w:pPr>
      <w:r>
        <w:rPr>
          <w:rFonts w:ascii="Times New Roman" w:hAnsi="Times New Roman" w:cs="Times New Roman"/>
          <w:kern w:val="0"/>
        </w:rPr>
        <w:lastRenderedPageBreak/>
        <w:t xml:space="preserve">Run CCA with IQ regressing out from math and reading measures </w:t>
      </w:r>
    </w:p>
    <w:p w14:paraId="4BE63575" w14:textId="77E3F12D" w:rsidR="0047548E" w:rsidRDefault="0047548E" w:rsidP="0047548E">
      <w:pPr>
        <w:pBdr>
          <w:bottom w:val="single" w:sz="6" w:space="0" w:color="CCCCCC"/>
        </w:pBdr>
        <w:shd w:val="clear" w:color="auto" w:fill="FFFFFF"/>
        <w:spacing w:before="300" w:after="150" w:line="240" w:lineRule="auto"/>
        <w:outlineLvl w:val="1"/>
        <w:rPr>
          <w:rFonts w:ascii="Times New Roman" w:hAnsi="Times New Roman" w:cs="Times New Roman"/>
          <w:kern w:val="0"/>
        </w:rPr>
      </w:pPr>
      <w:r>
        <w:rPr>
          <w:rFonts w:ascii="Times New Roman" w:hAnsi="Times New Roman" w:cs="Times New Roman"/>
          <w:kern w:val="0"/>
        </w:rPr>
        <w:t>scripts/</w:t>
      </w:r>
      <w:proofErr w:type="spellStart"/>
      <w:r>
        <w:rPr>
          <w:rFonts w:ascii="Times New Roman" w:hAnsi="Times New Roman" w:cs="Times New Roman"/>
          <w:kern w:val="0"/>
        </w:rPr>
        <w:t>control_analysis</w:t>
      </w:r>
      <w:proofErr w:type="spellEnd"/>
      <w:r>
        <w:rPr>
          <w:rFonts w:ascii="Times New Roman" w:hAnsi="Times New Roman" w:cs="Times New Roman"/>
          <w:kern w:val="0"/>
        </w:rPr>
        <w:t>/</w:t>
      </w:r>
      <w:proofErr w:type="spellStart"/>
      <w:r w:rsidR="009911E0">
        <w:rPr>
          <w:rFonts w:ascii="Times New Roman" w:hAnsi="Times New Roman" w:cs="Times New Roman"/>
          <w:kern w:val="0"/>
        </w:rPr>
        <w:t>stanford</w:t>
      </w:r>
      <w:proofErr w:type="spellEnd"/>
      <w:r>
        <w:rPr>
          <w:rFonts w:ascii="Times New Roman" w:hAnsi="Times New Roman" w:cs="Times New Roman"/>
          <w:kern w:val="0"/>
        </w:rPr>
        <w:t>/</w:t>
      </w:r>
      <w:r w:rsidRPr="001F04B4">
        <w:t xml:space="preserve"> </w:t>
      </w:r>
      <w:proofErr w:type="spellStart"/>
      <w:r w:rsidR="005F0595" w:rsidRPr="005F0595">
        <w:rPr>
          <w:rFonts w:ascii="Times New Roman" w:hAnsi="Times New Roman" w:cs="Times New Roman"/>
          <w:kern w:val="0"/>
        </w:rPr>
        <w:t>Wholebrain_CCA_stanford_ctrIQ</w:t>
      </w:r>
      <w:r>
        <w:rPr>
          <w:rFonts w:ascii="Times New Roman" w:hAnsi="Times New Roman" w:cs="Times New Roman"/>
          <w:kern w:val="0"/>
        </w:rPr>
        <w:t>.R</w:t>
      </w:r>
      <w:proofErr w:type="spellEnd"/>
      <w:r>
        <w:rPr>
          <w:rFonts w:ascii="Times New Roman" w:hAnsi="Times New Roman" w:cs="Times New Roman"/>
          <w:kern w:val="0"/>
        </w:rPr>
        <w:t xml:space="preserve"> </w:t>
      </w:r>
    </w:p>
    <w:p w14:paraId="20B7F59A" w14:textId="4E4D88D5" w:rsidR="008510A5" w:rsidRDefault="008510A5" w:rsidP="0047548E">
      <w:pPr>
        <w:pBdr>
          <w:bottom w:val="single" w:sz="6" w:space="0" w:color="CCCCCC"/>
        </w:pBdr>
        <w:shd w:val="clear" w:color="auto" w:fill="FFFFFF"/>
        <w:spacing w:before="300" w:after="150" w:line="240" w:lineRule="auto"/>
        <w:outlineLvl w:val="1"/>
        <w:rPr>
          <w:rFonts w:ascii="Times New Roman" w:hAnsi="Times New Roman" w:cs="Times New Roman"/>
          <w:kern w:val="0"/>
        </w:rPr>
      </w:pPr>
      <w:r>
        <w:rPr>
          <w:rFonts w:ascii="Times New Roman" w:hAnsi="Times New Roman" w:cs="Times New Roman"/>
          <w:kern w:val="0"/>
        </w:rPr>
        <w:t>Control analysis for SES</w:t>
      </w:r>
    </w:p>
    <w:p w14:paraId="1851697C" w14:textId="7B17810A" w:rsidR="008510A5" w:rsidRDefault="008510A5" w:rsidP="0047548E">
      <w:pPr>
        <w:pBdr>
          <w:bottom w:val="single" w:sz="6" w:space="0" w:color="CCCCCC"/>
        </w:pBdr>
        <w:shd w:val="clear" w:color="auto" w:fill="FFFFFF"/>
        <w:spacing w:before="300" w:after="150" w:line="240" w:lineRule="auto"/>
        <w:outlineLvl w:val="1"/>
        <w:rPr>
          <w:rFonts w:ascii="Times New Roman" w:hAnsi="Times New Roman" w:cs="Times New Roman"/>
          <w:kern w:val="0"/>
        </w:rPr>
      </w:pPr>
      <w:r>
        <w:rPr>
          <w:rFonts w:ascii="Times New Roman" w:hAnsi="Times New Roman" w:cs="Times New Roman"/>
          <w:kern w:val="0"/>
        </w:rPr>
        <w:t>scripts/</w:t>
      </w:r>
      <w:proofErr w:type="spellStart"/>
      <w:r>
        <w:rPr>
          <w:rFonts w:ascii="Times New Roman" w:hAnsi="Times New Roman" w:cs="Times New Roman"/>
          <w:kern w:val="0"/>
        </w:rPr>
        <w:t>control_analysis</w:t>
      </w:r>
      <w:proofErr w:type="spellEnd"/>
      <w:r>
        <w:rPr>
          <w:rFonts w:ascii="Times New Roman" w:hAnsi="Times New Roman" w:cs="Times New Roman"/>
          <w:kern w:val="0"/>
        </w:rPr>
        <w:t>/</w:t>
      </w:r>
      <w:proofErr w:type="spellStart"/>
      <w:r>
        <w:rPr>
          <w:rFonts w:ascii="Times New Roman" w:hAnsi="Times New Roman" w:cs="Times New Roman"/>
          <w:kern w:val="0"/>
        </w:rPr>
        <w:t>stanford</w:t>
      </w:r>
      <w:proofErr w:type="spellEnd"/>
      <w:r>
        <w:rPr>
          <w:rFonts w:ascii="Times New Roman" w:hAnsi="Times New Roman" w:cs="Times New Roman"/>
          <w:kern w:val="0"/>
        </w:rPr>
        <w:t>/</w:t>
      </w:r>
      <w:r w:rsidR="00032133" w:rsidRPr="00032133">
        <w:t xml:space="preserve"> </w:t>
      </w:r>
      <w:proofErr w:type="spellStart"/>
      <w:r w:rsidR="00032133" w:rsidRPr="00032133">
        <w:rPr>
          <w:rFonts w:ascii="Times New Roman" w:hAnsi="Times New Roman" w:cs="Times New Roman"/>
          <w:kern w:val="0"/>
        </w:rPr>
        <w:t>controlAnalysis_SES_stanford</w:t>
      </w:r>
      <w:r w:rsidR="00032133">
        <w:rPr>
          <w:rFonts w:ascii="Times New Roman" w:hAnsi="Times New Roman" w:cs="Times New Roman"/>
          <w:kern w:val="0"/>
        </w:rPr>
        <w:t>.R</w:t>
      </w:r>
      <w:proofErr w:type="spellEnd"/>
      <w:r w:rsidR="00032133">
        <w:rPr>
          <w:rFonts w:ascii="Times New Roman" w:hAnsi="Times New Roman" w:cs="Times New Roman"/>
          <w:kern w:val="0"/>
        </w:rPr>
        <w:t xml:space="preserve"> </w:t>
      </w:r>
    </w:p>
    <w:p w14:paraId="44410676" w14:textId="2EE8439B" w:rsidR="00032133" w:rsidRDefault="00032133" w:rsidP="00032133">
      <w:pPr>
        <w:pBdr>
          <w:bottom w:val="single" w:sz="6" w:space="0" w:color="CCCCCC"/>
        </w:pBdr>
        <w:shd w:val="clear" w:color="auto" w:fill="FFFFFF"/>
        <w:spacing w:before="300" w:after="150" w:line="240" w:lineRule="auto"/>
        <w:outlineLvl w:val="1"/>
        <w:rPr>
          <w:rFonts w:ascii="Times New Roman" w:hAnsi="Times New Roman" w:cs="Times New Roman"/>
          <w:kern w:val="0"/>
        </w:rPr>
      </w:pPr>
      <w:r>
        <w:rPr>
          <w:rFonts w:ascii="Times New Roman" w:hAnsi="Times New Roman" w:cs="Times New Roman"/>
          <w:kern w:val="0"/>
        </w:rPr>
        <w:t>check correlation between models</w:t>
      </w:r>
    </w:p>
    <w:p w14:paraId="0DA1C638" w14:textId="4A73292E" w:rsidR="00032133" w:rsidRDefault="00032133" w:rsidP="00032133">
      <w:pPr>
        <w:pBdr>
          <w:bottom w:val="single" w:sz="6" w:space="0" w:color="CCCCCC"/>
        </w:pBdr>
        <w:shd w:val="clear" w:color="auto" w:fill="FFFFFF"/>
        <w:spacing w:before="300" w:after="150" w:line="240" w:lineRule="auto"/>
        <w:outlineLvl w:val="1"/>
        <w:rPr>
          <w:rFonts w:ascii="Times New Roman" w:hAnsi="Times New Roman" w:cs="Times New Roman"/>
          <w:kern w:val="0"/>
        </w:rPr>
      </w:pPr>
      <w:r>
        <w:rPr>
          <w:rFonts w:ascii="Times New Roman" w:hAnsi="Times New Roman" w:cs="Times New Roman"/>
          <w:kern w:val="0"/>
        </w:rPr>
        <w:t>scripts/</w:t>
      </w:r>
      <w:proofErr w:type="spellStart"/>
      <w:r>
        <w:rPr>
          <w:rFonts w:ascii="Times New Roman" w:hAnsi="Times New Roman" w:cs="Times New Roman"/>
          <w:kern w:val="0"/>
        </w:rPr>
        <w:t>control_analysis</w:t>
      </w:r>
      <w:proofErr w:type="spellEnd"/>
      <w:r>
        <w:rPr>
          <w:rFonts w:ascii="Times New Roman" w:hAnsi="Times New Roman" w:cs="Times New Roman"/>
          <w:kern w:val="0"/>
        </w:rPr>
        <w:t>/</w:t>
      </w:r>
      <w:proofErr w:type="spellStart"/>
      <w:r w:rsidR="00FC253F">
        <w:rPr>
          <w:rFonts w:ascii="Times New Roman" w:hAnsi="Times New Roman" w:cs="Times New Roman"/>
          <w:kern w:val="0"/>
        </w:rPr>
        <w:t>stanford</w:t>
      </w:r>
      <w:proofErr w:type="spellEnd"/>
      <w:r>
        <w:rPr>
          <w:rFonts w:ascii="Times New Roman" w:hAnsi="Times New Roman" w:cs="Times New Roman"/>
          <w:kern w:val="0"/>
        </w:rPr>
        <w:t>/</w:t>
      </w:r>
      <w:proofErr w:type="spellStart"/>
      <w:r w:rsidRPr="00E72205">
        <w:rPr>
          <w:rFonts w:ascii="Times New Roman" w:hAnsi="Times New Roman" w:cs="Times New Roman"/>
          <w:kern w:val="0"/>
        </w:rPr>
        <w:t>check_weights_correlation</w:t>
      </w:r>
      <w:r>
        <w:rPr>
          <w:rFonts w:ascii="Times New Roman" w:hAnsi="Times New Roman" w:cs="Times New Roman"/>
          <w:kern w:val="0"/>
        </w:rPr>
        <w:t>.R</w:t>
      </w:r>
      <w:proofErr w:type="spellEnd"/>
    </w:p>
    <w:p w14:paraId="25F85E29" w14:textId="77777777" w:rsidR="00032133" w:rsidRDefault="00032133" w:rsidP="0047548E">
      <w:pPr>
        <w:pBdr>
          <w:bottom w:val="single" w:sz="6" w:space="0" w:color="CCCCCC"/>
        </w:pBdr>
        <w:shd w:val="clear" w:color="auto" w:fill="FFFFFF"/>
        <w:spacing w:before="300" w:after="150" w:line="240" w:lineRule="auto"/>
        <w:outlineLvl w:val="1"/>
        <w:rPr>
          <w:rFonts w:ascii="Times New Roman" w:hAnsi="Times New Roman" w:cs="Times New Roman"/>
          <w:kern w:val="0"/>
        </w:rPr>
      </w:pPr>
    </w:p>
    <w:p w14:paraId="4DED4563" w14:textId="77777777" w:rsidR="008510A5" w:rsidRDefault="008510A5" w:rsidP="0047548E">
      <w:pPr>
        <w:pBdr>
          <w:bottom w:val="single" w:sz="6" w:space="0" w:color="CCCCCC"/>
        </w:pBdr>
        <w:shd w:val="clear" w:color="auto" w:fill="FFFFFF"/>
        <w:spacing w:before="300" w:after="150" w:line="240" w:lineRule="auto"/>
        <w:outlineLvl w:val="1"/>
        <w:rPr>
          <w:rFonts w:ascii="Times New Roman" w:hAnsi="Times New Roman" w:cs="Times New Roman"/>
          <w:kern w:val="0"/>
        </w:rPr>
      </w:pPr>
    </w:p>
    <w:p w14:paraId="21F1A2E1" w14:textId="77777777" w:rsidR="0047548E" w:rsidRDefault="0047548E" w:rsidP="00B365A5">
      <w:pPr>
        <w:pBdr>
          <w:bottom w:val="single" w:sz="6" w:space="0" w:color="CCCCCC"/>
        </w:pBdr>
        <w:shd w:val="clear" w:color="auto" w:fill="FFFFFF"/>
        <w:spacing w:before="300" w:after="150" w:line="240" w:lineRule="auto"/>
        <w:outlineLvl w:val="1"/>
        <w:rPr>
          <w:rFonts w:ascii="Times New Roman" w:hAnsi="Times New Roman" w:cs="Times New Roman"/>
          <w:kern w:val="0"/>
        </w:rPr>
      </w:pPr>
    </w:p>
    <w:p w14:paraId="761B65BA" w14:textId="77777777" w:rsidR="00926B23" w:rsidRPr="001A70CE" w:rsidRDefault="00926B23" w:rsidP="00B365A5">
      <w:pPr>
        <w:pBdr>
          <w:bottom w:val="single" w:sz="6" w:space="0" w:color="CCCCCC"/>
        </w:pBdr>
        <w:shd w:val="clear" w:color="auto" w:fill="FFFFFF"/>
        <w:spacing w:before="300" w:after="150" w:line="240" w:lineRule="auto"/>
        <w:outlineLvl w:val="1"/>
        <w:rPr>
          <w:rFonts w:ascii="Helvetica" w:eastAsia="Times New Roman" w:hAnsi="Helvetica" w:cs="Times New Roman"/>
          <w:color w:val="000000"/>
          <w:kern w:val="0"/>
          <w14:ligatures w14:val="none"/>
        </w:rPr>
      </w:pPr>
    </w:p>
    <w:p w14:paraId="2B226720" w14:textId="77777777" w:rsidR="003001D4" w:rsidRDefault="003001D4" w:rsidP="00B365A5">
      <w:pPr>
        <w:pBdr>
          <w:bottom w:val="single" w:sz="6" w:space="0" w:color="CCCCCC"/>
        </w:pBdr>
        <w:shd w:val="clear" w:color="auto" w:fill="FFFFFF"/>
        <w:spacing w:before="300" w:after="150" w:line="240" w:lineRule="auto"/>
        <w:outlineLvl w:val="1"/>
        <w:rPr>
          <w:rFonts w:ascii="Helvetica" w:eastAsia="Times New Roman" w:hAnsi="Helvetica" w:cs="Times New Roman"/>
          <w:b/>
          <w:bCs/>
          <w:color w:val="000000"/>
          <w:kern w:val="0"/>
          <w14:ligatures w14:val="none"/>
        </w:rPr>
      </w:pPr>
    </w:p>
    <w:p w14:paraId="2B80DD80" w14:textId="77777777" w:rsidR="003001D4" w:rsidRDefault="003001D4" w:rsidP="00B365A5">
      <w:pPr>
        <w:pBdr>
          <w:bottom w:val="single" w:sz="6" w:space="0" w:color="CCCCCC"/>
        </w:pBdr>
        <w:shd w:val="clear" w:color="auto" w:fill="FFFFFF"/>
        <w:spacing w:before="300" w:after="150" w:line="240" w:lineRule="auto"/>
        <w:outlineLvl w:val="1"/>
        <w:rPr>
          <w:rFonts w:ascii="Helvetica" w:eastAsia="Times New Roman" w:hAnsi="Helvetica" w:cs="Times New Roman"/>
          <w:b/>
          <w:bCs/>
          <w:color w:val="000000"/>
          <w:kern w:val="0"/>
          <w14:ligatures w14:val="none"/>
        </w:rPr>
      </w:pPr>
    </w:p>
    <w:p w14:paraId="62328B95" w14:textId="77777777" w:rsidR="003001D4" w:rsidRDefault="003001D4" w:rsidP="00B365A5">
      <w:pPr>
        <w:pBdr>
          <w:bottom w:val="single" w:sz="6" w:space="0" w:color="CCCCCC"/>
        </w:pBdr>
        <w:shd w:val="clear" w:color="auto" w:fill="FFFFFF"/>
        <w:spacing w:before="300" w:after="150" w:line="240" w:lineRule="auto"/>
        <w:outlineLvl w:val="1"/>
        <w:rPr>
          <w:rFonts w:ascii="Helvetica" w:eastAsia="Times New Roman" w:hAnsi="Helvetica" w:cs="Times New Roman"/>
          <w:b/>
          <w:bCs/>
          <w:color w:val="000000"/>
          <w:kern w:val="0"/>
          <w14:ligatures w14:val="none"/>
        </w:rPr>
      </w:pPr>
    </w:p>
    <w:p w14:paraId="50C442F2" w14:textId="77777777" w:rsidR="003001D4" w:rsidRDefault="003001D4" w:rsidP="00B365A5">
      <w:pPr>
        <w:pBdr>
          <w:bottom w:val="single" w:sz="6" w:space="0" w:color="CCCCCC"/>
        </w:pBdr>
        <w:shd w:val="clear" w:color="auto" w:fill="FFFFFF"/>
        <w:spacing w:before="300" w:after="150" w:line="240" w:lineRule="auto"/>
        <w:outlineLvl w:val="1"/>
        <w:rPr>
          <w:rFonts w:ascii="Helvetica" w:eastAsia="Times New Roman" w:hAnsi="Helvetica" w:cs="Times New Roman"/>
          <w:b/>
          <w:bCs/>
          <w:color w:val="000000"/>
          <w:kern w:val="0"/>
          <w14:ligatures w14:val="none"/>
        </w:rPr>
      </w:pPr>
    </w:p>
    <w:p w14:paraId="515DCD17" w14:textId="50F33D5C" w:rsidR="003001D4" w:rsidRPr="00B365A5" w:rsidRDefault="0076242F" w:rsidP="0076242F">
      <w:pPr>
        <w:pBdr>
          <w:bottom w:val="single" w:sz="6" w:space="0" w:color="CCCCCC"/>
        </w:pBdr>
        <w:shd w:val="clear" w:color="auto" w:fill="FFFFFF"/>
        <w:tabs>
          <w:tab w:val="left" w:pos="2562"/>
        </w:tabs>
        <w:spacing w:before="300" w:after="150" w:line="240" w:lineRule="auto"/>
        <w:outlineLvl w:val="1"/>
        <w:rPr>
          <w:rFonts w:ascii="Helvetica" w:eastAsia="Times New Roman" w:hAnsi="Helvetica" w:cs="Times New Roman"/>
          <w:b/>
          <w:bCs/>
          <w:color w:val="000000"/>
          <w:kern w:val="0"/>
          <w14:ligatures w14:val="none"/>
        </w:rPr>
      </w:pPr>
      <w:r>
        <w:rPr>
          <w:rFonts w:ascii="Helvetica" w:eastAsia="Times New Roman" w:hAnsi="Helvetica" w:cs="Times New Roman"/>
          <w:b/>
          <w:bCs/>
          <w:color w:val="000000"/>
          <w:kern w:val="0"/>
          <w14:ligatures w14:val="none"/>
        </w:rPr>
        <w:tab/>
      </w:r>
    </w:p>
    <w:sectPr w:rsidR="003001D4" w:rsidRPr="00B365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241BBA"/>
    <w:multiLevelType w:val="hybridMultilevel"/>
    <w:tmpl w:val="9CDE96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291685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uan Zhang">
    <w15:presenceInfo w15:providerId="AD" w15:userId="S::yuanzh@stanford.edu::1b635e74-4bdc-4870-8292-a56098894c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oNotDisplayPageBoundaries/>
  <w:bordersDoNotSurroundHeader/>
  <w:bordersDoNotSurroundFooter/>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A74"/>
    <w:rsid w:val="000011DC"/>
    <w:rsid w:val="0000700F"/>
    <w:rsid w:val="00007804"/>
    <w:rsid w:val="000123FE"/>
    <w:rsid w:val="00026369"/>
    <w:rsid w:val="000269FF"/>
    <w:rsid w:val="00030EF3"/>
    <w:rsid w:val="00032133"/>
    <w:rsid w:val="00032818"/>
    <w:rsid w:val="00032D6E"/>
    <w:rsid w:val="00035D88"/>
    <w:rsid w:val="00036A79"/>
    <w:rsid w:val="00046A03"/>
    <w:rsid w:val="00062CF9"/>
    <w:rsid w:val="000650F2"/>
    <w:rsid w:val="000709CB"/>
    <w:rsid w:val="00071A35"/>
    <w:rsid w:val="000742AE"/>
    <w:rsid w:val="0007602F"/>
    <w:rsid w:val="000760E3"/>
    <w:rsid w:val="0008056B"/>
    <w:rsid w:val="000812D5"/>
    <w:rsid w:val="00084FF2"/>
    <w:rsid w:val="00085B52"/>
    <w:rsid w:val="000929FA"/>
    <w:rsid w:val="000934A9"/>
    <w:rsid w:val="00094788"/>
    <w:rsid w:val="000B035A"/>
    <w:rsid w:val="000B4CF9"/>
    <w:rsid w:val="000B6F7F"/>
    <w:rsid w:val="000C3D66"/>
    <w:rsid w:val="000C523A"/>
    <w:rsid w:val="000D6D03"/>
    <w:rsid w:val="000E141F"/>
    <w:rsid w:val="000F3462"/>
    <w:rsid w:val="000F39FD"/>
    <w:rsid w:val="000F4B54"/>
    <w:rsid w:val="00105F8E"/>
    <w:rsid w:val="00106525"/>
    <w:rsid w:val="0011510C"/>
    <w:rsid w:val="001260AD"/>
    <w:rsid w:val="00126129"/>
    <w:rsid w:val="00127E9D"/>
    <w:rsid w:val="00130269"/>
    <w:rsid w:val="001324FD"/>
    <w:rsid w:val="00142CBC"/>
    <w:rsid w:val="00143399"/>
    <w:rsid w:val="00150174"/>
    <w:rsid w:val="001572E4"/>
    <w:rsid w:val="001644BA"/>
    <w:rsid w:val="001727D0"/>
    <w:rsid w:val="00173BBC"/>
    <w:rsid w:val="00173D30"/>
    <w:rsid w:val="00176308"/>
    <w:rsid w:val="00183375"/>
    <w:rsid w:val="0019028D"/>
    <w:rsid w:val="001918CF"/>
    <w:rsid w:val="00192C2C"/>
    <w:rsid w:val="0019423A"/>
    <w:rsid w:val="00196B6F"/>
    <w:rsid w:val="00196CFD"/>
    <w:rsid w:val="001A70CE"/>
    <w:rsid w:val="001B01C8"/>
    <w:rsid w:val="001B02F0"/>
    <w:rsid w:val="001B6CA0"/>
    <w:rsid w:val="001B6D68"/>
    <w:rsid w:val="001C2B26"/>
    <w:rsid w:val="001C59A2"/>
    <w:rsid w:val="001D01FB"/>
    <w:rsid w:val="001D3D13"/>
    <w:rsid w:val="001E4616"/>
    <w:rsid w:val="001E66BD"/>
    <w:rsid w:val="001E694F"/>
    <w:rsid w:val="001E6CB4"/>
    <w:rsid w:val="001E79C9"/>
    <w:rsid w:val="001F04B4"/>
    <w:rsid w:val="001F345C"/>
    <w:rsid w:val="001F7F5A"/>
    <w:rsid w:val="00201C83"/>
    <w:rsid w:val="002032AA"/>
    <w:rsid w:val="00203C2F"/>
    <w:rsid w:val="002108D1"/>
    <w:rsid w:val="00210FAD"/>
    <w:rsid w:val="00214695"/>
    <w:rsid w:val="00215995"/>
    <w:rsid w:val="002236AD"/>
    <w:rsid w:val="00246AB5"/>
    <w:rsid w:val="00253EDC"/>
    <w:rsid w:val="00255703"/>
    <w:rsid w:val="0026058F"/>
    <w:rsid w:val="00260675"/>
    <w:rsid w:val="002627AB"/>
    <w:rsid w:val="00263584"/>
    <w:rsid w:val="00293326"/>
    <w:rsid w:val="002A5DDF"/>
    <w:rsid w:val="002A6A11"/>
    <w:rsid w:val="002C0075"/>
    <w:rsid w:val="002C1580"/>
    <w:rsid w:val="002E2472"/>
    <w:rsid w:val="003001D4"/>
    <w:rsid w:val="00302229"/>
    <w:rsid w:val="003029D3"/>
    <w:rsid w:val="00312C1B"/>
    <w:rsid w:val="00315924"/>
    <w:rsid w:val="003161A4"/>
    <w:rsid w:val="0032164C"/>
    <w:rsid w:val="0032339E"/>
    <w:rsid w:val="00324BAB"/>
    <w:rsid w:val="00327B4F"/>
    <w:rsid w:val="0033239C"/>
    <w:rsid w:val="00336E05"/>
    <w:rsid w:val="003422F4"/>
    <w:rsid w:val="00347AAD"/>
    <w:rsid w:val="0036335C"/>
    <w:rsid w:val="003811BB"/>
    <w:rsid w:val="00382241"/>
    <w:rsid w:val="003839A3"/>
    <w:rsid w:val="00387611"/>
    <w:rsid w:val="003915E1"/>
    <w:rsid w:val="00394A04"/>
    <w:rsid w:val="00394F68"/>
    <w:rsid w:val="003A485A"/>
    <w:rsid w:val="003B170D"/>
    <w:rsid w:val="003B61EB"/>
    <w:rsid w:val="003C3946"/>
    <w:rsid w:val="003C422C"/>
    <w:rsid w:val="003C4451"/>
    <w:rsid w:val="003C5950"/>
    <w:rsid w:val="003D0FF4"/>
    <w:rsid w:val="003D364B"/>
    <w:rsid w:val="003E1D1A"/>
    <w:rsid w:val="003E69C1"/>
    <w:rsid w:val="003F4C31"/>
    <w:rsid w:val="00410433"/>
    <w:rsid w:val="00421E44"/>
    <w:rsid w:val="004328DD"/>
    <w:rsid w:val="00436A66"/>
    <w:rsid w:val="00436EF2"/>
    <w:rsid w:val="00441512"/>
    <w:rsid w:val="00443A07"/>
    <w:rsid w:val="00450B0E"/>
    <w:rsid w:val="00460C70"/>
    <w:rsid w:val="00466EFF"/>
    <w:rsid w:val="004736E9"/>
    <w:rsid w:val="0047548E"/>
    <w:rsid w:val="0048119E"/>
    <w:rsid w:val="004862DE"/>
    <w:rsid w:val="00487E0A"/>
    <w:rsid w:val="00491B04"/>
    <w:rsid w:val="004941C7"/>
    <w:rsid w:val="00497294"/>
    <w:rsid w:val="004A3CD5"/>
    <w:rsid w:val="004A68D6"/>
    <w:rsid w:val="004B297E"/>
    <w:rsid w:val="004B6454"/>
    <w:rsid w:val="004B7C42"/>
    <w:rsid w:val="004B7FF1"/>
    <w:rsid w:val="004C19F7"/>
    <w:rsid w:val="004D3DA9"/>
    <w:rsid w:val="004E60A7"/>
    <w:rsid w:val="004E6675"/>
    <w:rsid w:val="004F54ED"/>
    <w:rsid w:val="004F7DB1"/>
    <w:rsid w:val="005001CB"/>
    <w:rsid w:val="00501085"/>
    <w:rsid w:val="00501664"/>
    <w:rsid w:val="00502AE5"/>
    <w:rsid w:val="00502E9F"/>
    <w:rsid w:val="00506F79"/>
    <w:rsid w:val="005073B6"/>
    <w:rsid w:val="00511A74"/>
    <w:rsid w:val="00514390"/>
    <w:rsid w:val="005174E5"/>
    <w:rsid w:val="00517B78"/>
    <w:rsid w:val="00525EE3"/>
    <w:rsid w:val="00534171"/>
    <w:rsid w:val="005341CB"/>
    <w:rsid w:val="00536433"/>
    <w:rsid w:val="00545F69"/>
    <w:rsid w:val="00556555"/>
    <w:rsid w:val="00557972"/>
    <w:rsid w:val="00560E56"/>
    <w:rsid w:val="00560F51"/>
    <w:rsid w:val="005753E7"/>
    <w:rsid w:val="00577FC0"/>
    <w:rsid w:val="00580FF3"/>
    <w:rsid w:val="005831E0"/>
    <w:rsid w:val="0058462A"/>
    <w:rsid w:val="00593FFF"/>
    <w:rsid w:val="00594F26"/>
    <w:rsid w:val="005A729C"/>
    <w:rsid w:val="005A740D"/>
    <w:rsid w:val="005B2717"/>
    <w:rsid w:val="005C704F"/>
    <w:rsid w:val="005C7CD2"/>
    <w:rsid w:val="005D38EC"/>
    <w:rsid w:val="005E181F"/>
    <w:rsid w:val="005E398C"/>
    <w:rsid w:val="005F0595"/>
    <w:rsid w:val="005F0884"/>
    <w:rsid w:val="005F0F6E"/>
    <w:rsid w:val="005F595D"/>
    <w:rsid w:val="00603F25"/>
    <w:rsid w:val="00614EC9"/>
    <w:rsid w:val="006226DE"/>
    <w:rsid w:val="00627418"/>
    <w:rsid w:val="0063096D"/>
    <w:rsid w:val="00637A07"/>
    <w:rsid w:val="00641B51"/>
    <w:rsid w:val="00642F94"/>
    <w:rsid w:val="00644E4E"/>
    <w:rsid w:val="00647939"/>
    <w:rsid w:val="0065486F"/>
    <w:rsid w:val="00662B79"/>
    <w:rsid w:val="00663B8C"/>
    <w:rsid w:val="0066500E"/>
    <w:rsid w:val="006678EB"/>
    <w:rsid w:val="00672795"/>
    <w:rsid w:val="006825E4"/>
    <w:rsid w:val="006849AB"/>
    <w:rsid w:val="00684BFB"/>
    <w:rsid w:val="00685100"/>
    <w:rsid w:val="006906D5"/>
    <w:rsid w:val="0069582A"/>
    <w:rsid w:val="00695B26"/>
    <w:rsid w:val="0069789B"/>
    <w:rsid w:val="006A199C"/>
    <w:rsid w:val="006A3336"/>
    <w:rsid w:val="006C082D"/>
    <w:rsid w:val="006C469B"/>
    <w:rsid w:val="006C749C"/>
    <w:rsid w:val="006C7B2F"/>
    <w:rsid w:val="006C7F18"/>
    <w:rsid w:val="006D7479"/>
    <w:rsid w:val="006E5C25"/>
    <w:rsid w:val="006E6402"/>
    <w:rsid w:val="006F17A5"/>
    <w:rsid w:val="006F294F"/>
    <w:rsid w:val="006F2998"/>
    <w:rsid w:val="006F3B90"/>
    <w:rsid w:val="006F3D86"/>
    <w:rsid w:val="006F5658"/>
    <w:rsid w:val="006F6328"/>
    <w:rsid w:val="006F647A"/>
    <w:rsid w:val="00701027"/>
    <w:rsid w:val="00703CE8"/>
    <w:rsid w:val="00704919"/>
    <w:rsid w:val="007070DB"/>
    <w:rsid w:val="00711722"/>
    <w:rsid w:val="00711E75"/>
    <w:rsid w:val="0071652B"/>
    <w:rsid w:val="00721DF3"/>
    <w:rsid w:val="007271B6"/>
    <w:rsid w:val="007351C4"/>
    <w:rsid w:val="00736628"/>
    <w:rsid w:val="00737E22"/>
    <w:rsid w:val="00741A43"/>
    <w:rsid w:val="0074631F"/>
    <w:rsid w:val="00747C5B"/>
    <w:rsid w:val="0076242F"/>
    <w:rsid w:val="007626F0"/>
    <w:rsid w:val="007905B2"/>
    <w:rsid w:val="00790EE7"/>
    <w:rsid w:val="00793530"/>
    <w:rsid w:val="00793725"/>
    <w:rsid w:val="0079744D"/>
    <w:rsid w:val="007A1138"/>
    <w:rsid w:val="007A2A92"/>
    <w:rsid w:val="007B0ACF"/>
    <w:rsid w:val="007B1256"/>
    <w:rsid w:val="007B6BAE"/>
    <w:rsid w:val="007C1222"/>
    <w:rsid w:val="007C58CF"/>
    <w:rsid w:val="007C658D"/>
    <w:rsid w:val="007C6682"/>
    <w:rsid w:val="007C69F7"/>
    <w:rsid w:val="007D057D"/>
    <w:rsid w:val="007D12BE"/>
    <w:rsid w:val="007D3F62"/>
    <w:rsid w:val="007E5E0F"/>
    <w:rsid w:val="007F1980"/>
    <w:rsid w:val="007F3268"/>
    <w:rsid w:val="0080262D"/>
    <w:rsid w:val="00814EF1"/>
    <w:rsid w:val="0081706D"/>
    <w:rsid w:val="00821908"/>
    <w:rsid w:val="0082758D"/>
    <w:rsid w:val="00833B84"/>
    <w:rsid w:val="0083573D"/>
    <w:rsid w:val="00843227"/>
    <w:rsid w:val="00847988"/>
    <w:rsid w:val="008510A5"/>
    <w:rsid w:val="00855A32"/>
    <w:rsid w:val="00856CC2"/>
    <w:rsid w:val="00873006"/>
    <w:rsid w:val="008801E6"/>
    <w:rsid w:val="00881F99"/>
    <w:rsid w:val="00890937"/>
    <w:rsid w:val="0089252E"/>
    <w:rsid w:val="00896B7B"/>
    <w:rsid w:val="008A0772"/>
    <w:rsid w:val="008A09FF"/>
    <w:rsid w:val="008A7426"/>
    <w:rsid w:val="008A7954"/>
    <w:rsid w:val="008B4304"/>
    <w:rsid w:val="008C08E7"/>
    <w:rsid w:val="008C167D"/>
    <w:rsid w:val="008D408F"/>
    <w:rsid w:val="008E050F"/>
    <w:rsid w:val="008E29CF"/>
    <w:rsid w:val="008E65E0"/>
    <w:rsid w:val="008F314A"/>
    <w:rsid w:val="00915BA9"/>
    <w:rsid w:val="00916DC8"/>
    <w:rsid w:val="0091795D"/>
    <w:rsid w:val="00917E3A"/>
    <w:rsid w:val="00926B23"/>
    <w:rsid w:val="00930B1E"/>
    <w:rsid w:val="00934793"/>
    <w:rsid w:val="00935485"/>
    <w:rsid w:val="00936F5D"/>
    <w:rsid w:val="00943217"/>
    <w:rsid w:val="009511CB"/>
    <w:rsid w:val="00951309"/>
    <w:rsid w:val="00953CA3"/>
    <w:rsid w:val="00955920"/>
    <w:rsid w:val="009665B1"/>
    <w:rsid w:val="00980C15"/>
    <w:rsid w:val="00980E62"/>
    <w:rsid w:val="009911E0"/>
    <w:rsid w:val="00995D2A"/>
    <w:rsid w:val="00997DDF"/>
    <w:rsid w:val="00997F80"/>
    <w:rsid w:val="009B1717"/>
    <w:rsid w:val="009B63C2"/>
    <w:rsid w:val="009B66F1"/>
    <w:rsid w:val="009C3EAF"/>
    <w:rsid w:val="009D07AC"/>
    <w:rsid w:val="009D551C"/>
    <w:rsid w:val="009E115E"/>
    <w:rsid w:val="009F5A59"/>
    <w:rsid w:val="00A02267"/>
    <w:rsid w:val="00A17F74"/>
    <w:rsid w:val="00A21316"/>
    <w:rsid w:val="00A26190"/>
    <w:rsid w:val="00A4429A"/>
    <w:rsid w:val="00A47220"/>
    <w:rsid w:val="00A51D36"/>
    <w:rsid w:val="00A55D16"/>
    <w:rsid w:val="00A56539"/>
    <w:rsid w:val="00A658D9"/>
    <w:rsid w:val="00A86F19"/>
    <w:rsid w:val="00A9025E"/>
    <w:rsid w:val="00A91D72"/>
    <w:rsid w:val="00A921C9"/>
    <w:rsid w:val="00AA0C2A"/>
    <w:rsid w:val="00AA24B7"/>
    <w:rsid w:val="00AA6915"/>
    <w:rsid w:val="00AB0BF1"/>
    <w:rsid w:val="00AC53F3"/>
    <w:rsid w:val="00AD2B57"/>
    <w:rsid w:val="00AD4E08"/>
    <w:rsid w:val="00AD7C7F"/>
    <w:rsid w:val="00AE2FD1"/>
    <w:rsid w:val="00AF648D"/>
    <w:rsid w:val="00AF6FA7"/>
    <w:rsid w:val="00B02FC5"/>
    <w:rsid w:val="00B0320A"/>
    <w:rsid w:val="00B03AEE"/>
    <w:rsid w:val="00B057F6"/>
    <w:rsid w:val="00B059D3"/>
    <w:rsid w:val="00B15253"/>
    <w:rsid w:val="00B20F89"/>
    <w:rsid w:val="00B239E2"/>
    <w:rsid w:val="00B249A7"/>
    <w:rsid w:val="00B259D3"/>
    <w:rsid w:val="00B310D4"/>
    <w:rsid w:val="00B35ECD"/>
    <w:rsid w:val="00B365A5"/>
    <w:rsid w:val="00B411BA"/>
    <w:rsid w:val="00B4164A"/>
    <w:rsid w:val="00B44669"/>
    <w:rsid w:val="00B4750B"/>
    <w:rsid w:val="00B547B5"/>
    <w:rsid w:val="00B652DD"/>
    <w:rsid w:val="00B65FE0"/>
    <w:rsid w:val="00B666B3"/>
    <w:rsid w:val="00B73108"/>
    <w:rsid w:val="00B84633"/>
    <w:rsid w:val="00B876AC"/>
    <w:rsid w:val="00B9071E"/>
    <w:rsid w:val="00B9264E"/>
    <w:rsid w:val="00B94F29"/>
    <w:rsid w:val="00BA5570"/>
    <w:rsid w:val="00BA7DE2"/>
    <w:rsid w:val="00BB5627"/>
    <w:rsid w:val="00BB6815"/>
    <w:rsid w:val="00BD2912"/>
    <w:rsid w:val="00BD5634"/>
    <w:rsid w:val="00BD7184"/>
    <w:rsid w:val="00BE27F2"/>
    <w:rsid w:val="00BE338C"/>
    <w:rsid w:val="00BE3ACA"/>
    <w:rsid w:val="00BE3E55"/>
    <w:rsid w:val="00BE6B2B"/>
    <w:rsid w:val="00BE751D"/>
    <w:rsid w:val="00BF5065"/>
    <w:rsid w:val="00BF6E45"/>
    <w:rsid w:val="00BF6F9D"/>
    <w:rsid w:val="00C007D4"/>
    <w:rsid w:val="00C06CE2"/>
    <w:rsid w:val="00C06D29"/>
    <w:rsid w:val="00C07B04"/>
    <w:rsid w:val="00C167DF"/>
    <w:rsid w:val="00C1689E"/>
    <w:rsid w:val="00C22111"/>
    <w:rsid w:val="00C3526C"/>
    <w:rsid w:val="00C529F1"/>
    <w:rsid w:val="00C55262"/>
    <w:rsid w:val="00C64429"/>
    <w:rsid w:val="00C64E2E"/>
    <w:rsid w:val="00C67EB4"/>
    <w:rsid w:val="00C703C2"/>
    <w:rsid w:val="00C74B92"/>
    <w:rsid w:val="00C82F14"/>
    <w:rsid w:val="00C918FD"/>
    <w:rsid w:val="00C93ABB"/>
    <w:rsid w:val="00CA118C"/>
    <w:rsid w:val="00CB0C30"/>
    <w:rsid w:val="00CB7FAF"/>
    <w:rsid w:val="00CC65F2"/>
    <w:rsid w:val="00CC70D9"/>
    <w:rsid w:val="00CD4BDF"/>
    <w:rsid w:val="00CD62E8"/>
    <w:rsid w:val="00CD6B13"/>
    <w:rsid w:val="00CE0855"/>
    <w:rsid w:val="00CE45C3"/>
    <w:rsid w:val="00CF3045"/>
    <w:rsid w:val="00D023E2"/>
    <w:rsid w:val="00D03937"/>
    <w:rsid w:val="00D04ECD"/>
    <w:rsid w:val="00D12836"/>
    <w:rsid w:val="00D12CA7"/>
    <w:rsid w:val="00D14A4E"/>
    <w:rsid w:val="00D31B92"/>
    <w:rsid w:val="00D40006"/>
    <w:rsid w:val="00D548AF"/>
    <w:rsid w:val="00D6095D"/>
    <w:rsid w:val="00D65626"/>
    <w:rsid w:val="00D656C3"/>
    <w:rsid w:val="00D6797E"/>
    <w:rsid w:val="00D67D9D"/>
    <w:rsid w:val="00D713F0"/>
    <w:rsid w:val="00D73C0A"/>
    <w:rsid w:val="00D8046D"/>
    <w:rsid w:val="00D82866"/>
    <w:rsid w:val="00D96A53"/>
    <w:rsid w:val="00DA3516"/>
    <w:rsid w:val="00DA3836"/>
    <w:rsid w:val="00DA7728"/>
    <w:rsid w:val="00DB2C13"/>
    <w:rsid w:val="00DB317B"/>
    <w:rsid w:val="00DB4F99"/>
    <w:rsid w:val="00DB5329"/>
    <w:rsid w:val="00DC5F77"/>
    <w:rsid w:val="00DC7870"/>
    <w:rsid w:val="00DD196E"/>
    <w:rsid w:val="00DD6107"/>
    <w:rsid w:val="00DD78DB"/>
    <w:rsid w:val="00DE0339"/>
    <w:rsid w:val="00DF25DB"/>
    <w:rsid w:val="00DF5D83"/>
    <w:rsid w:val="00DF77A0"/>
    <w:rsid w:val="00DF7D19"/>
    <w:rsid w:val="00E03EB6"/>
    <w:rsid w:val="00E10E95"/>
    <w:rsid w:val="00E11B2A"/>
    <w:rsid w:val="00E1504D"/>
    <w:rsid w:val="00E158E1"/>
    <w:rsid w:val="00E179B6"/>
    <w:rsid w:val="00E254B5"/>
    <w:rsid w:val="00E36BA3"/>
    <w:rsid w:val="00E37893"/>
    <w:rsid w:val="00E4359C"/>
    <w:rsid w:val="00E47C4D"/>
    <w:rsid w:val="00E52FE9"/>
    <w:rsid w:val="00E535AC"/>
    <w:rsid w:val="00E558B6"/>
    <w:rsid w:val="00E56308"/>
    <w:rsid w:val="00E56635"/>
    <w:rsid w:val="00E60071"/>
    <w:rsid w:val="00E6463C"/>
    <w:rsid w:val="00E70E6F"/>
    <w:rsid w:val="00E72205"/>
    <w:rsid w:val="00E76B57"/>
    <w:rsid w:val="00E81BFA"/>
    <w:rsid w:val="00E81F8F"/>
    <w:rsid w:val="00E84A56"/>
    <w:rsid w:val="00E8514E"/>
    <w:rsid w:val="00E93F1D"/>
    <w:rsid w:val="00EA2FDF"/>
    <w:rsid w:val="00EA3D7E"/>
    <w:rsid w:val="00EB2E92"/>
    <w:rsid w:val="00EB6247"/>
    <w:rsid w:val="00EC361E"/>
    <w:rsid w:val="00ED2782"/>
    <w:rsid w:val="00ED3655"/>
    <w:rsid w:val="00EE0BCE"/>
    <w:rsid w:val="00EE3AC7"/>
    <w:rsid w:val="00EE5DCA"/>
    <w:rsid w:val="00EE6F99"/>
    <w:rsid w:val="00EE7406"/>
    <w:rsid w:val="00F005A0"/>
    <w:rsid w:val="00F158B1"/>
    <w:rsid w:val="00F1715D"/>
    <w:rsid w:val="00F17B4D"/>
    <w:rsid w:val="00F415DE"/>
    <w:rsid w:val="00F4285E"/>
    <w:rsid w:val="00F45CE7"/>
    <w:rsid w:val="00F53005"/>
    <w:rsid w:val="00F54448"/>
    <w:rsid w:val="00F56F49"/>
    <w:rsid w:val="00F62F93"/>
    <w:rsid w:val="00F667E9"/>
    <w:rsid w:val="00F67314"/>
    <w:rsid w:val="00F72608"/>
    <w:rsid w:val="00F811DF"/>
    <w:rsid w:val="00F902E2"/>
    <w:rsid w:val="00F917FE"/>
    <w:rsid w:val="00F94035"/>
    <w:rsid w:val="00FA206C"/>
    <w:rsid w:val="00FA788C"/>
    <w:rsid w:val="00FC100B"/>
    <w:rsid w:val="00FC21B4"/>
    <w:rsid w:val="00FC253F"/>
    <w:rsid w:val="00FD52D6"/>
    <w:rsid w:val="00FE43F8"/>
    <w:rsid w:val="00FF0CAE"/>
    <w:rsid w:val="00FF5497"/>
    <w:rsid w:val="00FF7E2F"/>
    <w:rsid w:val="00FF7F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15750"/>
  <w15:chartTrackingRefBased/>
  <w15:docId w15:val="{7CD3449F-0371-D846-BEBB-5D853085E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A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1A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11A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1A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A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A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A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A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A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A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1A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11A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1A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A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A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A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A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A74"/>
    <w:rPr>
      <w:rFonts w:eastAsiaTheme="majorEastAsia" w:cstheme="majorBidi"/>
      <w:color w:val="272727" w:themeColor="text1" w:themeTint="D8"/>
    </w:rPr>
  </w:style>
  <w:style w:type="paragraph" w:styleId="Title">
    <w:name w:val="Title"/>
    <w:basedOn w:val="Normal"/>
    <w:next w:val="Normal"/>
    <w:link w:val="TitleChar"/>
    <w:uiPriority w:val="10"/>
    <w:qFormat/>
    <w:rsid w:val="00511A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A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A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A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A74"/>
    <w:pPr>
      <w:spacing w:before="160"/>
      <w:jc w:val="center"/>
    </w:pPr>
    <w:rPr>
      <w:i/>
      <w:iCs/>
      <w:color w:val="404040" w:themeColor="text1" w:themeTint="BF"/>
    </w:rPr>
  </w:style>
  <w:style w:type="character" w:customStyle="1" w:styleId="QuoteChar">
    <w:name w:val="Quote Char"/>
    <w:basedOn w:val="DefaultParagraphFont"/>
    <w:link w:val="Quote"/>
    <w:uiPriority w:val="29"/>
    <w:rsid w:val="00511A74"/>
    <w:rPr>
      <w:i/>
      <w:iCs/>
      <w:color w:val="404040" w:themeColor="text1" w:themeTint="BF"/>
    </w:rPr>
  </w:style>
  <w:style w:type="paragraph" w:styleId="ListParagraph">
    <w:name w:val="List Paragraph"/>
    <w:basedOn w:val="Normal"/>
    <w:uiPriority w:val="34"/>
    <w:qFormat/>
    <w:rsid w:val="00511A74"/>
    <w:pPr>
      <w:ind w:left="720"/>
      <w:contextualSpacing/>
    </w:pPr>
  </w:style>
  <w:style w:type="character" w:styleId="IntenseEmphasis">
    <w:name w:val="Intense Emphasis"/>
    <w:basedOn w:val="DefaultParagraphFont"/>
    <w:uiPriority w:val="21"/>
    <w:qFormat/>
    <w:rsid w:val="00511A74"/>
    <w:rPr>
      <w:i/>
      <w:iCs/>
      <w:color w:val="0F4761" w:themeColor="accent1" w:themeShade="BF"/>
    </w:rPr>
  </w:style>
  <w:style w:type="paragraph" w:styleId="IntenseQuote">
    <w:name w:val="Intense Quote"/>
    <w:basedOn w:val="Normal"/>
    <w:next w:val="Normal"/>
    <w:link w:val="IntenseQuoteChar"/>
    <w:uiPriority w:val="30"/>
    <w:qFormat/>
    <w:rsid w:val="00511A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A74"/>
    <w:rPr>
      <w:i/>
      <w:iCs/>
      <w:color w:val="0F4761" w:themeColor="accent1" w:themeShade="BF"/>
    </w:rPr>
  </w:style>
  <w:style w:type="character" w:styleId="IntenseReference">
    <w:name w:val="Intense Reference"/>
    <w:basedOn w:val="DefaultParagraphFont"/>
    <w:uiPriority w:val="32"/>
    <w:qFormat/>
    <w:rsid w:val="00511A74"/>
    <w:rPr>
      <w:b/>
      <w:bCs/>
      <w:smallCaps/>
      <w:color w:val="0F4761" w:themeColor="accent1" w:themeShade="BF"/>
      <w:spacing w:val="5"/>
    </w:rPr>
  </w:style>
  <w:style w:type="character" w:customStyle="1" w:styleId="apple-converted-space">
    <w:name w:val="apple-converted-space"/>
    <w:basedOn w:val="DefaultParagraphFont"/>
    <w:rsid w:val="00B365A5"/>
  </w:style>
  <w:style w:type="character" w:styleId="Hyperlink">
    <w:name w:val="Hyperlink"/>
    <w:basedOn w:val="DefaultParagraphFont"/>
    <w:uiPriority w:val="99"/>
    <w:unhideWhenUsed/>
    <w:rsid w:val="00B365A5"/>
    <w:rPr>
      <w:color w:val="0000FF"/>
      <w:u w:val="single"/>
    </w:rPr>
  </w:style>
  <w:style w:type="character" w:styleId="UnresolvedMention">
    <w:name w:val="Unresolved Mention"/>
    <w:basedOn w:val="DefaultParagraphFont"/>
    <w:uiPriority w:val="99"/>
    <w:semiHidden/>
    <w:unhideWhenUsed/>
    <w:rsid w:val="001E69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88967">
      <w:bodyDiv w:val="1"/>
      <w:marLeft w:val="0"/>
      <w:marRight w:val="0"/>
      <w:marTop w:val="0"/>
      <w:marBottom w:val="0"/>
      <w:divBdr>
        <w:top w:val="none" w:sz="0" w:space="0" w:color="auto"/>
        <w:left w:val="none" w:sz="0" w:space="0" w:color="auto"/>
        <w:bottom w:val="none" w:sz="0" w:space="0" w:color="auto"/>
        <w:right w:val="none" w:sz="0" w:space="0" w:color="auto"/>
      </w:divBdr>
    </w:div>
    <w:div w:id="386029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reativecommons.org/licenses/by-nc/4.0/?ref=chooser-v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6</Pages>
  <Words>1237</Words>
  <Characters>7056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Zhang</dc:creator>
  <cp:keywords/>
  <dc:description/>
  <cp:lastModifiedBy>Yuan Zhang</cp:lastModifiedBy>
  <cp:revision>234</cp:revision>
  <dcterms:created xsi:type="dcterms:W3CDTF">2025-07-24T18:49:00Z</dcterms:created>
  <dcterms:modified xsi:type="dcterms:W3CDTF">2025-07-27T09:01:00Z</dcterms:modified>
</cp:coreProperties>
</file>